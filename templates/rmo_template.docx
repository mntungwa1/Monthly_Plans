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E3B8B" w14:textId="77777777" w:rsidR="009432E9" w:rsidRDefault="009432E9">
      <w:pPr>
        <w:jc w:val="center"/>
        <w:rPr>
          <w:b/>
          <w:sz w:val="32"/>
        </w:rPr>
      </w:pPr>
    </w:p>
    <w:p w14:paraId="70EF7B24" w14:textId="33156F78" w:rsidR="009432E9" w:rsidRDefault="00EF673F" w:rsidP="00EF673F">
      <w:pPr>
        <w:jc w:val="center"/>
        <w:rPr>
          <w:b/>
          <w:sz w:val="32"/>
        </w:rPr>
      </w:pPr>
      <w:r w:rsidRPr="00EF673F">
        <w:rPr>
          <w:b/>
          <w:noProof/>
          <w:sz w:val="32"/>
        </w:rPr>
        <w:drawing>
          <wp:inline distT="0" distB="0" distL="0" distR="0" wp14:anchorId="74FE9957" wp14:editId="354F4DEA">
            <wp:extent cx="5416550" cy="15113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17037" cy="1511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315AC" w14:textId="3E6CD9CF" w:rsidR="00EF673F" w:rsidRDefault="007E707E" w:rsidP="009432E9">
      <w:pPr>
        <w:jc w:val="center"/>
        <w:rPr>
          <w:b/>
          <w:sz w:val="40"/>
        </w:rPr>
      </w:pPr>
      <w:r>
        <w:rPr>
          <w:b/>
          <w:sz w:val="32"/>
        </w:rPr>
        <w:t>NATIONAL DISASTER MANAGEMENT CENTRE</w:t>
      </w:r>
      <w:r>
        <w:rPr>
          <w:b/>
          <w:sz w:val="32"/>
        </w:rPr>
        <w:br/>
      </w:r>
      <w:r>
        <w:rPr>
          <w:b/>
          <w:sz w:val="22"/>
        </w:rPr>
        <w:t>Department of Cooperative Governance</w:t>
      </w:r>
      <w:r>
        <w:rPr>
          <w:b/>
          <w:sz w:val="22"/>
        </w:rPr>
        <w:br/>
      </w:r>
      <w:r>
        <w:rPr>
          <w:b/>
          <w:sz w:val="40"/>
        </w:rPr>
        <w:br/>
      </w:r>
    </w:p>
    <w:p w14:paraId="6F86CBC5" w14:textId="542FF7D7" w:rsidR="00567BDB" w:rsidRDefault="00C04599" w:rsidP="009432E9">
      <w:pPr>
        <w:jc w:val="center"/>
        <w:rPr>
          <w:b/>
          <w:sz w:val="28"/>
          <w:szCs w:val="28"/>
        </w:rPr>
      </w:pPr>
      <w:ins w:id="0" w:author="Mpumi Ekeke" w:date="2026-10-12T17:07:00Z" w16du:dateUtc="2026-10-12T15:07:00Z">
        <w:r>
          <w:rPr>
            <w:b/>
            <w:sz w:val="40"/>
          </w:rPr>
          <w:t xml:space="preserve">EXECUTIVE SUMMARY OF </w:t>
        </w:r>
      </w:ins>
      <w:r w:rsidR="007E707E">
        <w:rPr>
          <w:b/>
          <w:sz w:val="40"/>
        </w:rPr>
        <w:t>PORTFOLIO OF EVIDENCE</w:t>
      </w:r>
      <w:r w:rsidR="007E707E">
        <w:rPr>
          <w:b/>
          <w:sz w:val="30"/>
        </w:rPr>
        <w:br/>
      </w:r>
    </w:p>
    <w:p w14:paraId="054522BA" w14:textId="77777777" w:rsidR="00567BDB" w:rsidRDefault="00567BDB" w:rsidP="009432E9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Sub-stream: …………………….</w:t>
      </w:r>
      <w:r w:rsidR="007E707E" w:rsidRPr="009432E9">
        <w:rPr>
          <w:b/>
          <w:sz w:val="28"/>
          <w:szCs w:val="28"/>
        </w:rPr>
        <w:br/>
      </w:r>
    </w:p>
    <w:p w14:paraId="7B20CB9F" w14:textId="5B410F5F" w:rsidR="009432E9" w:rsidRPr="009432E9" w:rsidRDefault="007E707E" w:rsidP="009432E9">
      <w:pPr>
        <w:jc w:val="center"/>
        <w:rPr>
          <w:b/>
          <w:sz w:val="28"/>
          <w:szCs w:val="28"/>
        </w:rPr>
      </w:pPr>
      <w:r w:rsidRPr="009432E9">
        <w:rPr>
          <w:b/>
          <w:sz w:val="28"/>
          <w:szCs w:val="28"/>
        </w:rPr>
        <w:t xml:space="preserve">Reporting Period: </w:t>
      </w:r>
      <w:r w:rsidR="00567BDB">
        <w:rPr>
          <w:b/>
          <w:sz w:val="28"/>
          <w:szCs w:val="28"/>
        </w:rPr>
        <w:t>………………………………</w:t>
      </w:r>
    </w:p>
    <w:p w14:paraId="449FF534" w14:textId="77777777" w:rsidR="009432E9" w:rsidRDefault="009432E9">
      <w:pPr>
        <w:jc w:val="center"/>
        <w:rPr>
          <w:sz w:val="22"/>
        </w:rPr>
      </w:pPr>
    </w:p>
    <w:p w14:paraId="47B7DA40" w14:textId="77777777" w:rsidR="009432E9" w:rsidRDefault="009432E9">
      <w:pPr>
        <w:jc w:val="center"/>
        <w:rPr>
          <w:sz w:val="22"/>
        </w:rPr>
      </w:pPr>
    </w:p>
    <w:p w14:paraId="6F5A7F15" w14:textId="77777777" w:rsidR="009432E9" w:rsidRDefault="009432E9">
      <w:pPr>
        <w:jc w:val="center"/>
        <w:rPr>
          <w:b/>
          <w:bCs/>
          <w:sz w:val="22"/>
        </w:rPr>
      </w:pPr>
    </w:p>
    <w:p w14:paraId="54B20131" w14:textId="77777777" w:rsidR="009432E9" w:rsidRDefault="009432E9">
      <w:pPr>
        <w:jc w:val="center"/>
        <w:rPr>
          <w:b/>
          <w:bCs/>
          <w:sz w:val="22"/>
        </w:rPr>
      </w:pPr>
    </w:p>
    <w:p w14:paraId="1A6379B3" w14:textId="77777777" w:rsidR="009432E9" w:rsidRDefault="009432E9">
      <w:pPr>
        <w:jc w:val="center"/>
        <w:rPr>
          <w:b/>
          <w:bCs/>
          <w:sz w:val="22"/>
        </w:rPr>
      </w:pPr>
    </w:p>
    <w:p w14:paraId="68E04ED3" w14:textId="775E6344" w:rsidR="00D757F4" w:rsidRDefault="007E707E">
      <w:pPr>
        <w:jc w:val="center"/>
        <w:rPr>
          <w:b/>
          <w:bCs/>
          <w:sz w:val="22"/>
        </w:rPr>
      </w:pPr>
      <w:r w:rsidRPr="009432E9">
        <w:rPr>
          <w:b/>
          <w:bCs/>
          <w:sz w:val="22"/>
        </w:rPr>
        <w:t>Prepared by:</w:t>
      </w:r>
      <w:r>
        <w:rPr>
          <w:sz w:val="22"/>
        </w:rPr>
        <w:t xml:space="preserve"> </w:t>
      </w:r>
      <w:r w:rsidR="00567BDB">
        <w:rPr>
          <w:sz w:val="22"/>
        </w:rPr>
        <w:t>………………………</w:t>
      </w:r>
      <w:r>
        <w:rPr>
          <w:sz w:val="22"/>
        </w:rPr>
        <w:br/>
      </w:r>
      <w:r>
        <w:rPr>
          <w:sz w:val="22"/>
        </w:rPr>
        <w:br/>
      </w:r>
      <w:r w:rsidRPr="009432E9">
        <w:rPr>
          <w:b/>
          <w:bCs/>
          <w:sz w:val="22"/>
        </w:rPr>
        <w:t>Disaster Management</w:t>
      </w:r>
      <w:r w:rsidR="00567BDB">
        <w:rPr>
          <w:b/>
          <w:bCs/>
          <w:sz w:val="22"/>
        </w:rPr>
        <w:t xml:space="preserve">: </w:t>
      </w:r>
      <w:r w:rsidRPr="009432E9">
        <w:rPr>
          <w:b/>
          <w:bCs/>
          <w:sz w:val="22"/>
        </w:rPr>
        <w:t>Results Management Office (DM-RMO)</w:t>
      </w:r>
      <w:r w:rsidR="00567BDB">
        <w:rPr>
          <w:b/>
          <w:bCs/>
          <w:sz w:val="22"/>
        </w:rPr>
        <w:t xml:space="preserve"> Stream</w:t>
      </w:r>
    </w:p>
    <w:p w14:paraId="7ABD6F1D" w14:textId="6D5D46A9" w:rsidR="00EF673F" w:rsidRDefault="00EF673F">
      <w:pPr>
        <w:jc w:val="center"/>
        <w:rPr>
          <w:b/>
          <w:bCs/>
          <w:sz w:val="22"/>
        </w:rPr>
      </w:pPr>
    </w:p>
    <w:p w14:paraId="003CD730" w14:textId="70EC9ED5" w:rsidR="00D757F4" w:rsidRDefault="00D757F4"/>
    <w:p w14:paraId="409639E7" w14:textId="5E383BBE" w:rsidR="00432AC6" w:rsidRDefault="00432AC6"/>
    <w:p w14:paraId="2E58C649" w14:textId="77777777" w:rsidR="00432AC6" w:rsidRDefault="00432AC6"/>
    <w:sdt>
      <w:sdtPr>
        <w:rPr>
          <w:rFonts w:ascii="Arial" w:eastAsiaTheme="minorEastAsia" w:hAnsi="Arial" w:cstheme="minorBidi"/>
          <w:b w:val="0"/>
          <w:bCs w:val="0"/>
          <w:color w:val="auto"/>
          <w:sz w:val="20"/>
          <w:szCs w:val="22"/>
        </w:rPr>
        <w:id w:val="2107314412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4C0A3AE9" w14:textId="78AD3BAC" w:rsidR="009432E9" w:rsidRDefault="009432E9">
          <w:pPr>
            <w:pStyle w:val="TOCHeading"/>
          </w:pPr>
          <w:r>
            <w:t>Table of Contents</w:t>
          </w:r>
        </w:p>
        <w:p w14:paraId="3F82D2D0" w14:textId="6B962637" w:rsidR="009432E9" w:rsidRDefault="00000000"/>
      </w:sdtContent>
    </w:sdt>
    <w:p w14:paraId="67EFAF1F" w14:textId="7931B1FB" w:rsidR="00D757F4" w:rsidRDefault="007E707E">
      <w:r>
        <w:br w:type="page"/>
      </w:r>
    </w:p>
    <w:p w14:paraId="711E19F7" w14:textId="175F871B" w:rsidR="00D757F4" w:rsidRPr="0043618A" w:rsidRDefault="001825E5">
      <w:pPr>
        <w:pStyle w:val="Heading1"/>
        <w:rPr>
          <w:b w:val="0"/>
          <w:bCs w:val="0"/>
        </w:rPr>
      </w:pPr>
      <w:bookmarkStart w:id="1" w:name="_Toc242090434"/>
      <w:r>
        <w:lastRenderedPageBreak/>
        <w:t xml:space="preserve">1. </w:t>
      </w:r>
      <w:r w:rsidR="006123AD">
        <w:t>Executive Summary</w:t>
      </w:r>
      <w:bookmarkEnd w:id="1"/>
    </w:p>
    <w:p w14:paraId="350F2935" w14:textId="77777777" w:rsidR="00567BDB" w:rsidRDefault="00855163" w:rsidP="00855163">
      <w:pPr>
        <w:spacing w:line="360" w:lineRule="auto"/>
        <w:jc w:val="both"/>
        <w:rPr>
          <w:sz w:val="22"/>
        </w:rPr>
      </w:pPr>
      <w:r w:rsidRPr="00855163">
        <w:rPr>
          <w:sz w:val="22"/>
        </w:rPr>
        <w:t xml:space="preserve">The reporting period from </w:t>
      </w:r>
      <w:r w:rsidR="00567BDB">
        <w:rPr>
          <w:sz w:val="22"/>
        </w:rPr>
        <w:t>…………………………</w:t>
      </w:r>
      <w:r w:rsidRPr="00855163">
        <w:rPr>
          <w:sz w:val="22"/>
        </w:rPr>
        <w:t>represented an important transition point in the</w:t>
      </w:r>
      <w:r w:rsidR="00567BDB">
        <w:rPr>
          <w:sz w:val="22"/>
        </w:rPr>
        <w:t xml:space="preserve"> ……</w:t>
      </w:r>
    </w:p>
    <w:p w14:paraId="77A97CB4" w14:textId="05BDEBC6" w:rsidR="000C2CD9" w:rsidRPr="000C2CD9" w:rsidRDefault="00432AC6" w:rsidP="000C2CD9">
      <w:pPr>
        <w:pStyle w:val="Heading1"/>
        <w:spacing w:line="360" w:lineRule="auto"/>
        <w:jc w:val="both"/>
        <w:rPr>
          <w:sz w:val="24"/>
          <w:szCs w:val="24"/>
        </w:rPr>
      </w:pPr>
      <w:bookmarkStart w:id="2" w:name="_Toc242090436"/>
      <w:r>
        <w:rPr>
          <w:sz w:val="24"/>
          <w:szCs w:val="24"/>
        </w:rPr>
        <w:t>2</w:t>
      </w:r>
      <w:r w:rsidR="008D7D82" w:rsidRPr="00DD3461">
        <w:rPr>
          <w:sz w:val="24"/>
          <w:szCs w:val="24"/>
        </w:rPr>
        <w:t xml:space="preserve">. </w:t>
      </w:r>
      <w:del w:id="3" w:author="Mpumi Ekeke" w:date="2026-10-12T17:11:00Z" w16du:dateUtc="2026-10-12T15:11:00Z">
        <w:r w:rsidR="006123AD" w:rsidRPr="006123AD" w:rsidDel="00546284">
          <w:rPr>
            <w:sz w:val="24"/>
            <w:szCs w:val="24"/>
          </w:rPr>
          <w:delText xml:space="preserve">Objectives </w:delText>
        </w:r>
      </w:del>
      <w:ins w:id="4" w:author="Mpumi Ekeke" w:date="2026-10-12T17:12:00Z" w16du:dateUtc="2026-10-12T15:12:00Z">
        <w:r w:rsidR="00546284">
          <w:rPr>
            <w:sz w:val="24"/>
            <w:szCs w:val="24"/>
          </w:rPr>
          <w:t xml:space="preserve">Objectives </w:t>
        </w:r>
      </w:ins>
      <w:r w:rsidR="006123AD" w:rsidRPr="006123AD">
        <w:rPr>
          <w:sz w:val="24"/>
          <w:szCs w:val="24"/>
        </w:rPr>
        <w:t>for the Reporting Period</w:t>
      </w:r>
      <w:bookmarkEnd w:id="2"/>
      <w:ins w:id="5" w:author="Mpumi Ekeke" w:date="2026-10-12T17:10:00Z" w16du:dateUtc="2026-10-12T15:10:00Z">
        <w:r w:rsidR="00546284">
          <w:rPr>
            <w:sz w:val="24"/>
            <w:szCs w:val="24"/>
          </w:rPr>
          <w:t xml:space="preserve">  </w:t>
        </w:r>
      </w:ins>
    </w:p>
    <w:p w14:paraId="422135F5" w14:textId="6DFE6170" w:rsidR="004A47F2" w:rsidRDefault="000C2CD9" w:rsidP="00567BDB">
      <w:pPr>
        <w:spacing w:line="360" w:lineRule="auto"/>
        <w:jc w:val="both"/>
        <w:rPr>
          <w:sz w:val="22"/>
        </w:rPr>
      </w:pPr>
      <w:r w:rsidRPr="000C2CD9">
        <w:rPr>
          <w:sz w:val="22"/>
        </w:rPr>
        <w:t xml:space="preserve">The work </w:t>
      </w:r>
      <w:r>
        <w:rPr>
          <w:sz w:val="22"/>
        </w:rPr>
        <w:t>combined document analysis, evidence consolidation, technical writing, presentation preparation, bilateral engagements, stakeholder discussions,</w:t>
      </w:r>
      <w:r w:rsidRPr="000C2CD9">
        <w:rPr>
          <w:sz w:val="22"/>
        </w:rPr>
        <w:t xml:space="preserve"> and forward planning.</w:t>
      </w:r>
      <w:r>
        <w:rPr>
          <w:sz w:val="22"/>
        </w:rPr>
        <w:t xml:space="preserve"> </w:t>
      </w:r>
      <w:r w:rsidRPr="000C2CD9">
        <w:rPr>
          <w:sz w:val="22"/>
        </w:rPr>
        <w:t xml:space="preserve">The first stage involved </w:t>
      </w:r>
      <w:r w:rsidR="00567BDB">
        <w:rPr>
          <w:sz w:val="22"/>
        </w:rPr>
        <w:t>…………………</w:t>
      </w:r>
    </w:p>
    <w:p w14:paraId="4E3CB6F2" w14:textId="4F4AA3A5" w:rsidR="00432AC6" w:rsidRDefault="00432AC6" w:rsidP="00432AC6">
      <w:pPr>
        <w:pStyle w:val="Heading1"/>
        <w:spacing w:line="360" w:lineRule="auto"/>
        <w:jc w:val="both"/>
        <w:rPr>
          <w:sz w:val="24"/>
          <w:szCs w:val="24"/>
        </w:rPr>
      </w:pPr>
      <w:r>
        <w:rPr>
          <w:sz w:val="22"/>
        </w:rPr>
        <w:t>3</w:t>
      </w:r>
      <w:r w:rsidRPr="00DD3461">
        <w:rPr>
          <w:sz w:val="24"/>
          <w:szCs w:val="24"/>
        </w:rPr>
        <w:t xml:space="preserve">. </w:t>
      </w:r>
      <w:r>
        <w:rPr>
          <w:sz w:val="24"/>
          <w:szCs w:val="24"/>
        </w:rPr>
        <w:t xml:space="preserve">Summary of performance targets for the period under review </w:t>
      </w:r>
    </w:p>
    <w:p w14:paraId="7D74C768" w14:textId="47600CB8" w:rsidR="00432AC6" w:rsidRDefault="00432AC6" w:rsidP="00432AC6">
      <w:r>
        <w:t>………………………..</w:t>
      </w:r>
    </w:p>
    <w:p w14:paraId="6114CEE6" w14:textId="65E0694F" w:rsidR="00432AC6" w:rsidRPr="00432AC6" w:rsidRDefault="00432AC6" w:rsidP="00432AC6">
      <w:r>
        <w:t>………………………..</w:t>
      </w:r>
    </w:p>
    <w:p w14:paraId="1DD6F0B0" w14:textId="2C44AD71" w:rsidR="000C2CD9" w:rsidRPr="00546284" w:rsidRDefault="00432AC6" w:rsidP="000C2CD9">
      <w:pPr>
        <w:pStyle w:val="Heading1"/>
        <w:rPr>
          <w:sz w:val="24"/>
          <w:szCs w:val="24"/>
          <w:highlight w:val="yellow"/>
          <w:rPrChange w:id="6" w:author="Mpumi Ekeke" w:date="2026-10-12T17:14:00Z" w16du:dateUtc="2026-10-12T15:14:00Z">
            <w:rPr>
              <w:sz w:val="24"/>
              <w:szCs w:val="24"/>
            </w:rPr>
          </w:rPrChange>
        </w:rPr>
      </w:pPr>
      <w:bookmarkStart w:id="7" w:name="_Toc242090437"/>
      <w:r>
        <w:rPr>
          <w:sz w:val="24"/>
          <w:szCs w:val="24"/>
        </w:rPr>
        <w:t>4</w:t>
      </w:r>
      <w:r w:rsidR="008D7D82" w:rsidRPr="006123AD">
        <w:rPr>
          <w:sz w:val="24"/>
          <w:szCs w:val="24"/>
        </w:rPr>
        <w:t xml:space="preserve">. </w:t>
      </w:r>
      <w:r w:rsidR="006123AD" w:rsidRPr="00546284">
        <w:rPr>
          <w:sz w:val="24"/>
          <w:szCs w:val="24"/>
          <w:highlight w:val="yellow"/>
          <w:rPrChange w:id="8" w:author="Mpumi Ekeke" w:date="2026-10-12T17:14:00Z" w16du:dateUtc="2026-10-12T15:14:00Z">
            <w:rPr>
              <w:sz w:val="24"/>
              <w:szCs w:val="24"/>
            </w:rPr>
          </w:rPrChange>
        </w:rPr>
        <w:t>Summary of Key Outputs</w:t>
      </w:r>
      <w:bookmarkEnd w:id="7"/>
      <w:ins w:id="9" w:author="Mpumi Ekeke" w:date="2026-10-12T17:15:00Z" w16du:dateUtc="2026-10-12T15:15:00Z">
        <w:r w:rsidR="00546284">
          <w:rPr>
            <w:sz w:val="24"/>
            <w:szCs w:val="24"/>
            <w:highlight w:val="yellow"/>
          </w:rPr>
          <w:t xml:space="preserve"> (mirrored by the work plans)</w:t>
        </w:r>
      </w:ins>
    </w:p>
    <w:p w14:paraId="4694908A" w14:textId="77777777" w:rsidR="00567BDB" w:rsidRPr="00546284" w:rsidRDefault="00567BDB" w:rsidP="000C2CD9">
      <w:pPr>
        <w:rPr>
          <w:b/>
          <w:bCs/>
          <w:sz w:val="22"/>
          <w:highlight w:val="yellow"/>
          <w:rPrChange w:id="10" w:author="Mpumi Ekeke" w:date="2026-10-12T17:14:00Z" w16du:dateUtc="2026-10-12T15:14:00Z">
            <w:rPr>
              <w:b/>
              <w:bCs/>
              <w:sz w:val="22"/>
            </w:rPr>
          </w:rPrChange>
        </w:rPr>
      </w:pPr>
    </w:p>
    <w:p w14:paraId="422858A6" w14:textId="79985731" w:rsidR="00567BDB" w:rsidRPr="00546284" w:rsidDel="00546284" w:rsidRDefault="000C2CD9" w:rsidP="00567BDB">
      <w:pPr>
        <w:rPr>
          <w:del w:id="11" w:author="Mpumi Ekeke" w:date="2026-10-12T17:15:00Z" w16du:dateUtc="2026-10-12T15:15:00Z"/>
          <w:b/>
          <w:bCs/>
          <w:sz w:val="22"/>
          <w:highlight w:val="yellow"/>
          <w:rPrChange w:id="12" w:author="Mpumi Ekeke" w:date="2026-10-12T17:14:00Z" w16du:dateUtc="2026-10-12T15:14:00Z">
            <w:rPr>
              <w:del w:id="13" w:author="Mpumi Ekeke" w:date="2026-10-12T17:15:00Z" w16du:dateUtc="2026-10-12T15:15:00Z"/>
              <w:b/>
              <w:bCs/>
              <w:sz w:val="22"/>
            </w:rPr>
          </w:rPrChange>
        </w:rPr>
      </w:pPr>
      <w:del w:id="14" w:author="Mpumi Ekeke" w:date="2026-10-12T17:15:00Z" w16du:dateUtc="2026-10-12T15:15:00Z">
        <w:r w:rsidRPr="00546284" w:rsidDel="00546284">
          <w:rPr>
            <w:b/>
            <w:bCs/>
            <w:sz w:val="22"/>
            <w:highlight w:val="yellow"/>
            <w:rPrChange w:id="15" w:author="Mpumi Ekeke" w:date="2026-10-12T17:14:00Z" w16du:dateUtc="2026-10-12T15:14:00Z">
              <w:rPr>
                <w:b/>
                <w:bCs/>
                <w:sz w:val="22"/>
              </w:rPr>
            </w:rPrChange>
          </w:rPr>
          <w:delText xml:space="preserve">Date: </w:delText>
        </w:r>
        <w:r w:rsidR="00567BDB" w:rsidRPr="00546284" w:rsidDel="00546284">
          <w:rPr>
            <w:b/>
            <w:bCs/>
            <w:sz w:val="22"/>
            <w:highlight w:val="yellow"/>
            <w:rPrChange w:id="16" w:author="Mpumi Ekeke" w:date="2026-10-12T17:14:00Z" w16du:dateUtc="2026-10-12T15:14:00Z">
              <w:rPr>
                <w:b/>
                <w:bCs/>
                <w:sz w:val="22"/>
              </w:rPr>
            </w:rPrChange>
          </w:rPr>
          <w:delText>…………………</w:delText>
        </w:r>
        <w:r w:rsidRPr="00546284" w:rsidDel="00546284">
          <w:rPr>
            <w:b/>
            <w:bCs/>
            <w:sz w:val="22"/>
            <w:highlight w:val="yellow"/>
            <w:rPrChange w:id="17" w:author="Mpumi Ekeke" w:date="2026-10-12T17:14:00Z" w16du:dateUtc="2026-10-12T15:14:00Z">
              <w:rPr>
                <w:b/>
                <w:bCs/>
                <w:sz w:val="22"/>
              </w:rPr>
            </w:rPrChange>
          </w:rPr>
          <w:delText>202</w:delText>
        </w:r>
        <w:r w:rsidR="00567BDB" w:rsidRPr="00546284" w:rsidDel="00546284">
          <w:rPr>
            <w:b/>
            <w:bCs/>
            <w:sz w:val="22"/>
            <w:highlight w:val="yellow"/>
            <w:rPrChange w:id="18" w:author="Mpumi Ekeke" w:date="2026-10-12T17:14:00Z" w16du:dateUtc="2026-10-12T15:14:00Z">
              <w:rPr>
                <w:b/>
                <w:bCs/>
                <w:sz w:val="22"/>
              </w:rPr>
            </w:rPrChange>
          </w:rPr>
          <w:delText>…</w:delText>
        </w:r>
      </w:del>
    </w:p>
    <w:p w14:paraId="72272A46" w14:textId="045D93D7" w:rsidR="000C2CD9" w:rsidRPr="000C2CD9" w:rsidDel="00546284" w:rsidRDefault="000C2CD9" w:rsidP="00567BDB">
      <w:pPr>
        <w:rPr>
          <w:del w:id="19" w:author="Mpumi Ekeke" w:date="2026-10-12T17:15:00Z" w16du:dateUtc="2026-10-12T15:15:00Z"/>
          <w:b/>
          <w:bCs/>
          <w:sz w:val="22"/>
        </w:rPr>
      </w:pPr>
      <w:del w:id="20" w:author="Mpumi Ekeke" w:date="2026-10-12T17:15:00Z" w16du:dateUtc="2026-10-12T15:15:00Z">
        <w:r w:rsidRPr="00546284" w:rsidDel="00546284">
          <w:rPr>
            <w:b/>
            <w:bCs/>
            <w:sz w:val="22"/>
            <w:highlight w:val="yellow"/>
            <w:rPrChange w:id="21" w:author="Mpumi Ekeke" w:date="2026-10-12T17:14:00Z" w16du:dateUtc="2026-10-12T15:14:00Z">
              <w:rPr>
                <w:b/>
                <w:bCs/>
                <w:sz w:val="22"/>
              </w:rPr>
            </w:rPrChange>
          </w:rPr>
          <w:delText xml:space="preserve">Hours: </w:delText>
        </w:r>
        <w:r w:rsidR="00567BDB" w:rsidRPr="00546284" w:rsidDel="00546284">
          <w:rPr>
            <w:b/>
            <w:bCs/>
            <w:sz w:val="22"/>
            <w:highlight w:val="yellow"/>
            <w:rPrChange w:id="22" w:author="Mpumi Ekeke" w:date="2026-10-12T17:14:00Z" w16du:dateUtc="2026-10-12T15:14:00Z">
              <w:rPr>
                <w:b/>
                <w:bCs/>
                <w:sz w:val="22"/>
              </w:rPr>
            </w:rPrChange>
          </w:rPr>
          <w:delText>……………..</w:delText>
        </w:r>
      </w:del>
    </w:p>
    <w:p w14:paraId="04C348F9" w14:textId="0C100163" w:rsidR="000C2CD9" w:rsidRPr="000C2CD9" w:rsidRDefault="00432AC6" w:rsidP="000C2CD9">
      <w:pPr>
        <w:pStyle w:val="Heading1"/>
        <w:rPr>
          <w:sz w:val="24"/>
          <w:szCs w:val="24"/>
        </w:rPr>
      </w:pPr>
      <w:bookmarkStart w:id="23" w:name="_Toc242090438"/>
      <w:r>
        <w:rPr>
          <w:sz w:val="24"/>
          <w:szCs w:val="24"/>
        </w:rPr>
        <w:t>5</w:t>
      </w:r>
      <w:r w:rsidR="008D7D82" w:rsidRPr="000C2CD9">
        <w:rPr>
          <w:sz w:val="24"/>
          <w:szCs w:val="24"/>
        </w:rPr>
        <w:t xml:space="preserve">. </w:t>
      </w:r>
      <w:r w:rsidR="006123AD" w:rsidRPr="00141241">
        <w:rPr>
          <w:sz w:val="24"/>
          <w:szCs w:val="24"/>
          <w:highlight w:val="yellow"/>
          <w:rPrChange w:id="24" w:author="Mpumi Ekeke" w:date="2026-10-12T17:16:00Z" w16du:dateUtc="2026-10-12T15:16:00Z">
            <w:rPr>
              <w:sz w:val="24"/>
              <w:szCs w:val="24"/>
            </w:rPr>
          </w:rPrChange>
        </w:rPr>
        <w:t>Detailed Activities Undertaken</w:t>
      </w:r>
      <w:bookmarkEnd w:id="23"/>
      <w:ins w:id="25" w:author="Mpumi Ekeke" w:date="2026-10-12T17:16:00Z" w16du:dateUtc="2026-10-12T15:16:00Z">
        <w:r w:rsidR="00141241">
          <w:rPr>
            <w:sz w:val="24"/>
            <w:szCs w:val="24"/>
          </w:rPr>
          <w:t xml:space="preserve"> </w:t>
        </w:r>
      </w:ins>
      <w:ins w:id="26" w:author="Mpumi Ekeke" w:date="2026-10-12T17:17:00Z" w16du:dateUtc="2026-10-12T15:17:00Z">
        <w:r w:rsidR="00141241">
          <w:rPr>
            <w:sz w:val="24"/>
            <w:szCs w:val="24"/>
          </w:rPr>
          <w:t>(provide a detailed account of work undertaken together with dates and hours spent)</w:t>
        </w:r>
      </w:ins>
    </w:p>
    <w:p w14:paraId="2971D140" w14:textId="77777777" w:rsidR="00567BDB" w:rsidRDefault="00567BDB" w:rsidP="000C2CD9">
      <w:pPr>
        <w:spacing w:line="360" w:lineRule="auto"/>
        <w:rPr>
          <w:b/>
          <w:bCs/>
          <w:sz w:val="22"/>
        </w:rPr>
      </w:pPr>
    </w:p>
    <w:p w14:paraId="52D332D3" w14:textId="33BE5FE6" w:rsidR="000C2CD9" w:rsidRPr="000C2CD9" w:rsidRDefault="000C2CD9" w:rsidP="000C2CD9">
      <w:pPr>
        <w:spacing w:line="360" w:lineRule="auto"/>
        <w:rPr>
          <w:b/>
          <w:bCs/>
          <w:sz w:val="22"/>
        </w:rPr>
      </w:pPr>
      <w:r w:rsidRPr="000C2CD9">
        <w:rPr>
          <w:b/>
          <w:bCs/>
          <w:sz w:val="22"/>
        </w:rPr>
        <w:t>Date: 2</w:t>
      </w:r>
      <w:r w:rsidR="00567BDB">
        <w:rPr>
          <w:b/>
          <w:bCs/>
          <w:sz w:val="22"/>
        </w:rPr>
        <w:t>………………</w:t>
      </w:r>
      <w:proofErr w:type="gramStart"/>
      <w:r w:rsidR="00567BDB">
        <w:rPr>
          <w:b/>
          <w:bCs/>
          <w:sz w:val="22"/>
        </w:rPr>
        <w:t>…..</w:t>
      </w:r>
      <w:r w:rsidRPr="000C2CD9">
        <w:rPr>
          <w:b/>
          <w:bCs/>
          <w:sz w:val="22"/>
        </w:rPr>
        <w:t>202</w:t>
      </w:r>
      <w:r w:rsidR="00567BDB">
        <w:rPr>
          <w:b/>
          <w:bCs/>
          <w:sz w:val="22"/>
        </w:rPr>
        <w:t>..</w:t>
      </w:r>
      <w:proofErr w:type="gramEnd"/>
    </w:p>
    <w:p w14:paraId="0B51B59A" w14:textId="019F0D66" w:rsidR="000C2CD9" w:rsidRPr="000C2CD9" w:rsidRDefault="000C2CD9" w:rsidP="000C2CD9">
      <w:pPr>
        <w:spacing w:line="360" w:lineRule="auto"/>
        <w:rPr>
          <w:b/>
          <w:bCs/>
          <w:sz w:val="22"/>
        </w:rPr>
      </w:pPr>
      <w:r w:rsidRPr="000C2CD9">
        <w:rPr>
          <w:b/>
          <w:bCs/>
          <w:sz w:val="22"/>
        </w:rPr>
        <w:t xml:space="preserve">Hours: </w:t>
      </w:r>
      <w:r w:rsidR="00567BDB">
        <w:rPr>
          <w:b/>
          <w:bCs/>
          <w:sz w:val="22"/>
        </w:rPr>
        <w:t>………………</w:t>
      </w:r>
      <w:proofErr w:type="gramStart"/>
      <w:r w:rsidR="00567BDB">
        <w:rPr>
          <w:b/>
          <w:bCs/>
          <w:sz w:val="22"/>
        </w:rPr>
        <w:t>…..</w:t>
      </w:r>
      <w:proofErr w:type="gramEnd"/>
    </w:p>
    <w:p w14:paraId="05113EF2" w14:textId="50C15474" w:rsidR="000C2CD9" w:rsidRPr="006123AD" w:rsidRDefault="006123AD" w:rsidP="006123AD">
      <w:pPr>
        <w:pStyle w:val="Heading2"/>
        <w:rPr>
          <w:rFonts w:ascii="Times New Roman" w:hAnsi="Times New Roman"/>
          <w:szCs w:val="22"/>
        </w:rPr>
      </w:pPr>
      <w:bookmarkStart w:id="27" w:name="_Toc242090439"/>
      <w:r>
        <w:t xml:space="preserve">5.1 </w:t>
      </w:r>
      <w:r w:rsidR="00567BDB">
        <w:t xml:space="preserve">e.g. </w:t>
      </w:r>
      <w:r>
        <w:t>DM-RMO</w:t>
      </w:r>
      <w:r w:rsidRPr="006123AD">
        <w:t xml:space="preserve"> biweekly follow-up and Limpopo presentation</w:t>
      </w:r>
      <w:bookmarkEnd w:id="27"/>
    </w:p>
    <w:p w14:paraId="46C94DE7" w14:textId="77777777" w:rsidR="00567BDB" w:rsidRDefault="00567BDB" w:rsidP="000C2CD9">
      <w:pPr>
        <w:spacing w:line="360" w:lineRule="auto"/>
        <w:jc w:val="both"/>
        <w:rPr>
          <w:rFonts w:cs="Arial"/>
          <w:sz w:val="22"/>
        </w:rPr>
      </w:pPr>
    </w:p>
    <w:p w14:paraId="01A879CC" w14:textId="4E9BB706" w:rsidR="000C2CD9" w:rsidRPr="000C2CD9" w:rsidRDefault="000C2CD9" w:rsidP="000C2CD9">
      <w:pPr>
        <w:spacing w:line="360" w:lineRule="auto"/>
        <w:jc w:val="both"/>
        <w:rPr>
          <w:rFonts w:cs="Arial"/>
          <w:sz w:val="22"/>
        </w:rPr>
      </w:pPr>
      <w:r w:rsidRPr="000C2CD9">
        <w:rPr>
          <w:rFonts w:cs="Arial"/>
          <w:sz w:val="22"/>
        </w:rPr>
        <w:t xml:space="preserve">Date: </w:t>
      </w:r>
      <w:r w:rsidR="00567BDB">
        <w:rPr>
          <w:rFonts w:cs="Arial"/>
          <w:sz w:val="22"/>
        </w:rPr>
        <w:t>………………</w:t>
      </w:r>
      <w:proofErr w:type="gramStart"/>
      <w:r w:rsidR="00567BDB">
        <w:rPr>
          <w:rFonts w:cs="Arial"/>
          <w:sz w:val="22"/>
        </w:rPr>
        <w:t>….</w:t>
      </w:r>
      <w:r w:rsidRPr="000C2CD9">
        <w:rPr>
          <w:rFonts w:cs="Arial"/>
          <w:sz w:val="22"/>
        </w:rPr>
        <w:t>202</w:t>
      </w:r>
      <w:r w:rsidR="00567BDB">
        <w:rPr>
          <w:rFonts w:cs="Arial"/>
          <w:sz w:val="22"/>
        </w:rPr>
        <w:t>..</w:t>
      </w:r>
      <w:proofErr w:type="gramEnd"/>
    </w:p>
    <w:p w14:paraId="37553D35" w14:textId="3951431D" w:rsidR="000C2CD9" w:rsidRPr="000C2CD9" w:rsidRDefault="000C2CD9" w:rsidP="000C2CD9">
      <w:pPr>
        <w:spacing w:line="360" w:lineRule="auto"/>
        <w:jc w:val="both"/>
        <w:rPr>
          <w:rFonts w:cs="Arial"/>
          <w:sz w:val="22"/>
        </w:rPr>
      </w:pPr>
      <w:r w:rsidRPr="000C2CD9">
        <w:rPr>
          <w:rFonts w:cs="Arial"/>
          <w:sz w:val="22"/>
        </w:rPr>
        <w:t xml:space="preserve">Hours: </w:t>
      </w:r>
      <w:r w:rsidR="00567BDB">
        <w:rPr>
          <w:rFonts w:cs="Arial"/>
          <w:sz w:val="22"/>
        </w:rPr>
        <w:t>………</w:t>
      </w:r>
      <w:proofErr w:type="gramStart"/>
      <w:r w:rsidR="00567BDB">
        <w:rPr>
          <w:rFonts w:cs="Arial"/>
          <w:sz w:val="22"/>
        </w:rPr>
        <w:t>…..</w:t>
      </w:r>
      <w:proofErr w:type="gramEnd"/>
    </w:p>
    <w:p w14:paraId="671B86D8" w14:textId="7B8219AC" w:rsidR="000C2CD9" w:rsidRPr="006123AD" w:rsidRDefault="006123AD" w:rsidP="006123AD">
      <w:pPr>
        <w:pStyle w:val="Heading2"/>
        <w:rPr>
          <w:szCs w:val="22"/>
        </w:rPr>
      </w:pPr>
      <w:bookmarkStart w:id="28" w:name="_Toc242090440"/>
      <w:r>
        <w:t xml:space="preserve">5.2 </w:t>
      </w:r>
      <w:r w:rsidR="00567BDB">
        <w:t xml:space="preserve">e.g. </w:t>
      </w:r>
      <w:proofErr w:type="spellStart"/>
      <w:r>
        <w:t>F</w:t>
      </w:r>
      <w:r w:rsidRPr="006123AD">
        <w:t>inali</w:t>
      </w:r>
      <w:r>
        <w:t>s</w:t>
      </w:r>
      <w:r w:rsidRPr="006123AD">
        <w:t>ation</w:t>
      </w:r>
      <w:proofErr w:type="spellEnd"/>
      <w:r w:rsidRPr="006123AD">
        <w:t xml:space="preserve"> </w:t>
      </w:r>
      <w:r w:rsidR="00567BDB">
        <w:t>of ……………………</w:t>
      </w:r>
      <w:proofErr w:type="gramStart"/>
      <w:r w:rsidR="00567BDB">
        <w:t>…..</w:t>
      </w:r>
      <w:bookmarkEnd w:id="28"/>
      <w:proofErr w:type="gramEnd"/>
    </w:p>
    <w:p w14:paraId="661F01FA" w14:textId="77777777" w:rsidR="00567BDB" w:rsidRDefault="00567BDB" w:rsidP="000C2CD9">
      <w:pPr>
        <w:spacing w:line="360" w:lineRule="auto"/>
        <w:jc w:val="both"/>
        <w:rPr>
          <w:rFonts w:cs="Arial"/>
          <w:sz w:val="22"/>
        </w:rPr>
      </w:pPr>
    </w:p>
    <w:p w14:paraId="2610F73E" w14:textId="18405357" w:rsidR="000C2CD9" w:rsidRPr="000C2CD9" w:rsidRDefault="000C2CD9" w:rsidP="000C2CD9">
      <w:pPr>
        <w:spacing w:line="360" w:lineRule="auto"/>
        <w:jc w:val="both"/>
        <w:rPr>
          <w:rFonts w:cs="Arial"/>
          <w:sz w:val="22"/>
        </w:rPr>
      </w:pPr>
      <w:r w:rsidRPr="000C2CD9">
        <w:rPr>
          <w:rFonts w:cs="Arial"/>
          <w:sz w:val="22"/>
        </w:rPr>
        <w:t xml:space="preserve">Date: </w:t>
      </w:r>
      <w:r w:rsidR="00567BDB">
        <w:rPr>
          <w:rFonts w:cs="Arial"/>
          <w:sz w:val="22"/>
        </w:rPr>
        <w:t>…………………</w:t>
      </w:r>
      <w:proofErr w:type="gramStart"/>
      <w:r w:rsidRPr="000C2CD9">
        <w:rPr>
          <w:rFonts w:cs="Arial"/>
          <w:sz w:val="22"/>
        </w:rPr>
        <w:t>202</w:t>
      </w:r>
      <w:r w:rsidR="00567BDB">
        <w:rPr>
          <w:rFonts w:cs="Arial"/>
          <w:sz w:val="22"/>
        </w:rPr>
        <w:t>..</w:t>
      </w:r>
      <w:proofErr w:type="gramEnd"/>
    </w:p>
    <w:p w14:paraId="73E9D924" w14:textId="23659CAD" w:rsidR="000C2CD9" w:rsidRPr="000C2CD9" w:rsidRDefault="000C2CD9" w:rsidP="000C2CD9">
      <w:pPr>
        <w:spacing w:line="360" w:lineRule="auto"/>
        <w:jc w:val="both"/>
        <w:rPr>
          <w:rFonts w:cs="Arial"/>
          <w:sz w:val="22"/>
        </w:rPr>
      </w:pPr>
      <w:r w:rsidRPr="000C2CD9">
        <w:rPr>
          <w:rFonts w:cs="Arial"/>
          <w:sz w:val="22"/>
        </w:rPr>
        <w:t xml:space="preserve">Hours: </w:t>
      </w:r>
      <w:r w:rsidR="00567BDB">
        <w:rPr>
          <w:rFonts w:cs="Arial"/>
          <w:sz w:val="22"/>
        </w:rPr>
        <w:t>…………………</w:t>
      </w:r>
      <w:proofErr w:type="gramStart"/>
      <w:r w:rsidR="00567BDB">
        <w:rPr>
          <w:rFonts w:cs="Arial"/>
          <w:sz w:val="22"/>
        </w:rPr>
        <w:t>…..</w:t>
      </w:r>
      <w:proofErr w:type="gramEnd"/>
    </w:p>
    <w:p w14:paraId="459E8CB7" w14:textId="4310D8E4" w:rsidR="000C2CD9" w:rsidRPr="006123AD" w:rsidRDefault="006123AD" w:rsidP="006123AD">
      <w:pPr>
        <w:pStyle w:val="Heading2"/>
      </w:pPr>
      <w:bookmarkStart w:id="29" w:name="_Toc242090441"/>
      <w:r>
        <w:lastRenderedPageBreak/>
        <w:t>5.3</w:t>
      </w:r>
      <w:r w:rsidR="00514F3B">
        <w:t xml:space="preserve"> S</w:t>
      </w:r>
      <w:r w:rsidRPr="006123AD">
        <w:t xml:space="preserve">trategic </w:t>
      </w:r>
      <w:r w:rsidR="00567BDB">
        <w:t>…………………………</w:t>
      </w:r>
      <w:bookmarkEnd w:id="29"/>
    </w:p>
    <w:p w14:paraId="6E89331A" w14:textId="6116A1B5" w:rsidR="000C2CD9" w:rsidRPr="000C2CD9" w:rsidRDefault="000C2CD9" w:rsidP="000C2CD9">
      <w:pPr>
        <w:pStyle w:val="NormalWeb"/>
        <w:spacing w:line="360" w:lineRule="auto"/>
        <w:jc w:val="both"/>
        <w:rPr>
          <w:rFonts w:ascii="Arial" w:hAnsi="Arial" w:cs="Arial"/>
          <w:b/>
          <w:bCs/>
          <w:sz w:val="22"/>
        </w:rPr>
      </w:pPr>
      <w:r w:rsidRPr="000C2CD9">
        <w:rPr>
          <w:rFonts w:ascii="Arial" w:hAnsi="Arial" w:cs="Arial"/>
          <w:b/>
          <w:bCs/>
          <w:sz w:val="22"/>
        </w:rPr>
        <w:t xml:space="preserve">Date: </w:t>
      </w:r>
      <w:r w:rsidR="00567BDB">
        <w:rPr>
          <w:rFonts w:ascii="Arial" w:hAnsi="Arial" w:cs="Arial"/>
          <w:b/>
          <w:bCs/>
          <w:sz w:val="22"/>
        </w:rPr>
        <w:t>……………</w:t>
      </w:r>
      <w:proofErr w:type="gramStart"/>
      <w:r w:rsidR="00567BDB">
        <w:rPr>
          <w:rFonts w:ascii="Arial" w:hAnsi="Arial" w:cs="Arial"/>
          <w:b/>
          <w:bCs/>
          <w:sz w:val="22"/>
        </w:rPr>
        <w:t>….</w:t>
      </w:r>
      <w:r w:rsidRPr="000C2CD9">
        <w:rPr>
          <w:rFonts w:ascii="Arial" w:hAnsi="Arial" w:cs="Arial"/>
          <w:b/>
          <w:bCs/>
          <w:sz w:val="22"/>
        </w:rPr>
        <w:t>202</w:t>
      </w:r>
      <w:r w:rsidR="00567BDB">
        <w:rPr>
          <w:rFonts w:ascii="Arial" w:hAnsi="Arial" w:cs="Arial"/>
          <w:b/>
          <w:bCs/>
          <w:sz w:val="22"/>
        </w:rPr>
        <w:t>..</w:t>
      </w:r>
      <w:proofErr w:type="gramEnd"/>
    </w:p>
    <w:p w14:paraId="207A587F" w14:textId="06D8302B" w:rsidR="000C2CD9" w:rsidRPr="000C2CD9" w:rsidRDefault="000C2CD9" w:rsidP="000C2CD9">
      <w:pPr>
        <w:pStyle w:val="NormalWeb"/>
        <w:spacing w:line="360" w:lineRule="auto"/>
        <w:jc w:val="both"/>
        <w:rPr>
          <w:rFonts w:ascii="Arial" w:hAnsi="Arial" w:cs="Arial"/>
          <w:b/>
          <w:bCs/>
          <w:sz w:val="22"/>
        </w:rPr>
      </w:pPr>
      <w:r w:rsidRPr="000C2CD9">
        <w:rPr>
          <w:rFonts w:ascii="Arial" w:hAnsi="Arial" w:cs="Arial"/>
          <w:b/>
          <w:bCs/>
          <w:sz w:val="22"/>
        </w:rPr>
        <w:t xml:space="preserve">Hours: </w:t>
      </w:r>
      <w:r w:rsidR="00567BDB">
        <w:rPr>
          <w:rFonts w:ascii="Arial" w:hAnsi="Arial" w:cs="Arial"/>
          <w:b/>
          <w:bCs/>
          <w:sz w:val="22"/>
        </w:rPr>
        <w:t>…………….</w:t>
      </w:r>
    </w:p>
    <w:p w14:paraId="5E1A31A4" w14:textId="34449EB4" w:rsidR="000C2CD9" w:rsidRPr="006123AD" w:rsidRDefault="00514F3B" w:rsidP="00514F3B">
      <w:pPr>
        <w:pStyle w:val="Heading2"/>
      </w:pPr>
      <w:bookmarkStart w:id="30" w:name="_Toc242090442"/>
      <w:r>
        <w:t>5.4 DM-RMO</w:t>
      </w:r>
      <w:r w:rsidRPr="006123AD">
        <w:t xml:space="preserve"> team briefing </w:t>
      </w:r>
      <w:r w:rsidR="00567BDB">
        <w:t>…………………………….</w:t>
      </w:r>
      <w:bookmarkEnd w:id="30"/>
    </w:p>
    <w:p w14:paraId="2DEF5697" w14:textId="76601D44" w:rsidR="000C2CD9" w:rsidRPr="000C2CD9" w:rsidRDefault="000C2CD9" w:rsidP="000C2CD9">
      <w:pPr>
        <w:pStyle w:val="NormalWeb"/>
        <w:spacing w:line="360" w:lineRule="auto"/>
        <w:jc w:val="both"/>
        <w:rPr>
          <w:rFonts w:ascii="Arial" w:hAnsi="Arial" w:cs="Arial"/>
          <w:b/>
          <w:bCs/>
          <w:sz w:val="22"/>
        </w:rPr>
      </w:pPr>
      <w:r w:rsidRPr="000C2CD9">
        <w:rPr>
          <w:rFonts w:ascii="Arial" w:hAnsi="Arial" w:cs="Arial"/>
          <w:b/>
          <w:bCs/>
          <w:sz w:val="22"/>
        </w:rPr>
        <w:t>Date:</w:t>
      </w:r>
      <w:r w:rsidR="00567BDB">
        <w:rPr>
          <w:rFonts w:ascii="Arial" w:hAnsi="Arial" w:cs="Arial"/>
          <w:b/>
          <w:bCs/>
          <w:sz w:val="22"/>
        </w:rPr>
        <w:t xml:space="preserve"> …………………</w:t>
      </w:r>
      <w:proofErr w:type="gramStart"/>
      <w:r w:rsidR="00567BDB">
        <w:rPr>
          <w:rFonts w:ascii="Arial" w:hAnsi="Arial" w:cs="Arial"/>
          <w:b/>
          <w:bCs/>
          <w:sz w:val="22"/>
        </w:rPr>
        <w:t>….202..</w:t>
      </w:r>
      <w:proofErr w:type="gramEnd"/>
    </w:p>
    <w:p w14:paraId="51D9BBEA" w14:textId="1C98E89D" w:rsidR="000C2CD9" w:rsidRPr="000C2CD9" w:rsidRDefault="000C2CD9" w:rsidP="000C2CD9">
      <w:pPr>
        <w:pStyle w:val="NormalWeb"/>
        <w:spacing w:line="360" w:lineRule="auto"/>
        <w:jc w:val="both"/>
        <w:rPr>
          <w:rFonts w:ascii="Arial" w:hAnsi="Arial" w:cs="Arial"/>
          <w:b/>
          <w:bCs/>
          <w:sz w:val="22"/>
        </w:rPr>
      </w:pPr>
      <w:r w:rsidRPr="000C2CD9">
        <w:rPr>
          <w:rFonts w:ascii="Arial" w:hAnsi="Arial" w:cs="Arial"/>
          <w:b/>
          <w:bCs/>
          <w:sz w:val="22"/>
        </w:rPr>
        <w:t xml:space="preserve">Hours: </w:t>
      </w:r>
      <w:r w:rsidR="00567BDB">
        <w:rPr>
          <w:rFonts w:ascii="Arial" w:hAnsi="Arial" w:cs="Arial"/>
          <w:b/>
          <w:bCs/>
          <w:sz w:val="22"/>
        </w:rPr>
        <w:t>……</w:t>
      </w:r>
      <w:proofErr w:type="gramStart"/>
      <w:r w:rsidR="00567BDB">
        <w:rPr>
          <w:rFonts w:ascii="Arial" w:hAnsi="Arial" w:cs="Arial"/>
          <w:b/>
          <w:bCs/>
          <w:sz w:val="22"/>
        </w:rPr>
        <w:t>…..</w:t>
      </w:r>
      <w:proofErr w:type="gramEnd"/>
    </w:p>
    <w:p w14:paraId="2A0D0108" w14:textId="2C04BE41" w:rsidR="008113CE" w:rsidRPr="008113CE" w:rsidRDefault="006123AD" w:rsidP="006123AD">
      <w:pPr>
        <w:pStyle w:val="Heading2"/>
      </w:pPr>
      <w:bookmarkStart w:id="31" w:name="_Toc242090443"/>
      <w:r>
        <w:t>5.</w:t>
      </w:r>
      <w:r w:rsidR="00567BDB">
        <w:t xml:space="preserve">5. </w:t>
      </w:r>
      <w:r>
        <w:t>Development</w:t>
      </w:r>
      <w:r w:rsidRPr="008113CE">
        <w:t xml:space="preserve"> of </w:t>
      </w:r>
      <w:r>
        <w:t>KZN</w:t>
      </w:r>
      <w:r w:rsidRPr="008113CE">
        <w:t xml:space="preserve"> thematic focus and </w:t>
      </w:r>
      <w:r>
        <w:t>SEMS</w:t>
      </w:r>
      <w:r w:rsidRPr="008113CE">
        <w:t xml:space="preserve"> questions</w:t>
      </w:r>
      <w:bookmarkEnd w:id="31"/>
    </w:p>
    <w:p w14:paraId="4FED4C13" w14:textId="343EA233" w:rsidR="008113CE" w:rsidRPr="008113CE" w:rsidRDefault="008113CE" w:rsidP="008113CE">
      <w:pPr>
        <w:pStyle w:val="NormalWeb"/>
        <w:spacing w:line="360" w:lineRule="auto"/>
        <w:jc w:val="both"/>
        <w:rPr>
          <w:rFonts w:ascii="Arial" w:hAnsi="Arial" w:cs="Arial"/>
          <w:b/>
          <w:bCs/>
          <w:sz w:val="22"/>
        </w:rPr>
      </w:pPr>
      <w:r w:rsidRPr="008113CE">
        <w:rPr>
          <w:rFonts w:ascii="Arial" w:hAnsi="Arial" w:cs="Arial"/>
          <w:b/>
          <w:bCs/>
          <w:sz w:val="22"/>
        </w:rPr>
        <w:t xml:space="preserve">Date: </w:t>
      </w:r>
      <w:r w:rsidR="00567BDB">
        <w:rPr>
          <w:rFonts w:ascii="Arial" w:hAnsi="Arial" w:cs="Arial"/>
          <w:b/>
          <w:bCs/>
          <w:sz w:val="22"/>
        </w:rPr>
        <w:t>……………</w:t>
      </w:r>
      <w:proofErr w:type="gramStart"/>
      <w:r w:rsidR="00567BDB">
        <w:rPr>
          <w:rFonts w:ascii="Arial" w:hAnsi="Arial" w:cs="Arial"/>
          <w:b/>
          <w:bCs/>
          <w:sz w:val="22"/>
        </w:rPr>
        <w:t>…..</w:t>
      </w:r>
      <w:r w:rsidRPr="008113CE">
        <w:rPr>
          <w:rFonts w:ascii="Arial" w:hAnsi="Arial" w:cs="Arial"/>
          <w:b/>
          <w:bCs/>
          <w:sz w:val="22"/>
        </w:rPr>
        <w:t>202</w:t>
      </w:r>
      <w:r w:rsidR="00567BDB">
        <w:rPr>
          <w:rFonts w:ascii="Arial" w:hAnsi="Arial" w:cs="Arial"/>
          <w:b/>
          <w:bCs/>
          <w:sz w:val="22"/>
        </w:rPr>
        <w:t>..</w:t>
      </w:r>
      <w:proofErr w:type="gramEnd"/>
    </w:p>
    <w:p w14:paraId="5D8C4945" w14:textId="6B2F8573" w:rsidR="008113CE" w:rsidRPr="008113CE" w:rsidRDefault="008113CE" w:rsidP="008113CE">
      <w:pPr>
        <w:pStyle w:val="NormalWeb"/>
        <w:spacing w:line="360" w:lineRule="auto"/>
        <w:jc w:val="both"/>
        <w:rPr>
          <w:rFonts w:ascii="Arial" w:hAnsi="Arial" w:cs="Arial"/>
          <w:b/>
          <w:bCs/>
          <w:sz w:val="22"/>
        </w:rPr>
      </w:pPr>
      <w:r w:rsidRPr="008113CE">
        <w:rPr>
          <w:rFonts w:ascii="Arial" w:hAnsi="Arial" w:cs="Arial"/>
          <w:b/>
          <w:bCs/>
          <w:sz w:val="22"/>
        </w:rPr>
        <w:t xml:space="preserve">Hours: </w:t>
      </w:r>
      <w:r w:rsidR="00950ED4">
        <w:rPr>
          <w:rFonts w:ascii="Arial" w:hAnsi="Arial" w:cs="Arial"/>
          <w:b/>
          <w:bCs/>
          <w:sz w:val="22"/>
        </w:rPr>
        <w:t>…………………</w:t>
      </w:r>
    </w:p>
    <w:p w14:paraId="2F5E48BF" w14:textId="4DE477CA" w:rsidR="008113CE" w:rsidRPr="008113CE" w:rsidRDefault="006123AD" w:rsidP="006123AD">
      <w:pPr>
        <w:pStyle w:val="Heading2"/>
        <w:rPr>
          <w:rFonts w:eastAsia="Times New Roman"/>
        </w:rPr>
      </w:pPr>
      <w:bookmarkStart w:id="32" w:name="_Toc242090444"/>
      <w:r>
        <w:t>5.</w:t>
      </w:r>
      <w:r w:rsidR="00950ED4">
        <w:t>6</w:t>
      </w:r>
      <w:r>
        <w:t xml:space="preserve"> </w:t>
      </w:r>
      <w:r w:rsidR="008113CE">
        <w:t>SEMS</w:t>
      </w:r>
      <w:r w:rsidR="008113CE" w:rsidRPr="008113CE">
        <w:t xml:space="preserve"> and </w:t>
      </w:r>
      <w:r w:rsidR="008113CE">
        <w:t>DRM</w:t>
      </w:r>
      <w:r w:rsidR="008113CE" w:rsidRPr="008113CE">
        <w:t xml:space="preserve"> bilateral workplan alignment</w:t>
      </w:r>
      <w:bookmarkEnd w:id="32"/>
    </w:p>
    <w:p w14:paraId="4F198F51" w14:textId="741F5B60" w:rsidR="008113CE" w:rsidRPr="008113CE" w:rsidRDefault="008113CE" w:rsidP="008113CE">
      <w:pPr>
        <w:pStyle w:val="NormalWeb"/>
        <w:spacing w:line="360" w:lineRule="auto"/>
        <w:jc w:val="both"/>
        <w:rPr>
          <w:rFonts w:ascii="Arial" w:hAnsi="Arial" w:cs="Arial"/>
          <w:b/>
          <w:bCs/>
          <w:sz w:val="22"/>
        </w:rPr>
      </w:pPr>
      <w:r w:rsidRPr="008113CE">
        <w:rPr>
          <w:rFonts w:ascii="Arial" w:hAnsi="Arial" w:cs="Arial"/>
          <w:b/>
          <w:bCs/>
          <w:sz w:val="22"/>
        </w:rPr>
        <w:t xml:space="preserve">Dates: </w:t>
      </w:r>
      <w:r w:rsidR="00950ED4">
        <w:rPr>
          <w:rFonts w:ascii="Arial" w:hAnsi="Arial" w:cs="Arial"/>
          <w:b/>
          <w:bCs/>
          <w:sz w:val="22"/>
        </w:rPr>
        <w:t>……………………</w:t>
      </w:r>
      <w:proofErr w:type="gramStart"/>
      <w:r w:rsidRPr="008113CE">
        <w:rPr>
          <w:rFonts w:ascii="Arial" w:hAnsi="Arial" w:cs="Arial"/>
          <w:b/>
          <w:bCs/>
          <w:sz w:val="22"/>
        </w:rPr>
        <w:t>202</w:t>
      </w:r>
      <w:r w:rsidR="00950ED4">
        <w:rPr>
          <w:rFonts w:ascii="Arial" w:hAnsi="Arial" w:cs="Arial"/>
          <w:b/>
          <w:bCs/>
          <w:sz w:val="22"/>
        </w:rPr>
        <w:t>..</w:t>
      </w:r>
      <w:proofErr w:type="gramEnd"/>
    </w:p>
    <w:p w14:paraId="229BFEA7" w14:textId="198C36A2" w:rsidR="008113CE" w:rsidRPr="008113CE" w:rsidRDefault="008113CE" w:rsidP="008113CE">
      <w:pPr>
        <w:pStyle w:val="NormalWeb"/>
        <w:spacing w:line="360" w:lineRule="auto"/>
        <w:jc w:val="both"/>
        <w:rPr>
          <w:rFonts w:ascii="Arial" w:hAnsi="Arial" w:cs="Arial"/>
          <w:b/>
          <w:bCs/>
          <w:sz w:val="22"/>
        </w:rPr>
      </w:pPr>
      <w:r w:rsidRPr="008113CE">
        <w:rPr>
          <w:rFonts w:ascii="Arial" w:hAnsi="Arial" w:cs="Arial"/>
          <w:b/>
          <w:bCs/>
          <w:sz w:val="22"/>
        </w:rPr>
        <w:t xml:space="preserve">Hours: </w:t>
      </w:r>
      <w:r w:rsidR="00950ED4">
        <w:rPr>
          <w:rFonts w:ascii="Arial" w:hAnsi="Arial" w:cs="Arial"/>
          <w:b/>
          <w:bCs/>
          <w:sz w:val="22"/>
        </w:rPr>
        <w:t>……………</w:t>
      </w:r>
    </w:p>
    <w:p w14:paraId="14039C98" w14:textId="28D0D156" w:rsidR="008113CE" w:rsidRPr="008113CE" w:rsidRDefault="00514F3B" w:rsidP="00514F3B">
      <w:pPr>
        <w:pStyle w:val="Heading2"/>
      </w:pPr>
      <w:bookmarkStart w:id="33" w:name="_Toc242090445"/>
      <w:r>
        <w:t>5.</w:t>
      </w:r>
      <w:r w:rsidR="00950ED4">
        <w:t>7. En</w:t>
      </w:r>
      <w:r w:rsidRPr="008113CE">
        <w:t>gagement</w:t>
      </w:r>
      <w:bookmarkEnd w:id="33"/>
      <w:r w:rsidR="00950ED4">
        <w:t>s with ………………….</w:t>
      </w:r>
    </w:p>
    <w:p w14:paraId="699B34DB" w14:textId="6AA5C451" w:rsidR="008113CE" w:rsidRPr="008113CE" w:rsidRDefault="008113CE" w:rsidP="008113CE">
      <w:pPr>
        <w:pStyle w:val="NormalWeb"/>
        <w:spacing w:line="360" w:lineRule="auto"/>
        <w:jc w:val="both"/>
        <w:rPr>
          <w:rFonts w:ascii="Arial" w:hAnsi="Arial" w:cs="Arial"/>
          <w:b/>
          <w:bCs/>
          <w:sz w:val="22"/>
        </w:rPr>
      </w:pPr>
      <w:r w:rsidRPr="008113CE">
        <w:rPr>
          <w:rFonts w:ascii="Arial" w:hAnsi="Arial" w:cs="Arial"/>
          <w:b/>
          <w:bCs/>
          <w:sz w:val="22"/>
        </w:rPr>
        <w:t xml:space="preserve">Date: </w:t>
      </w:r>
      <w:r w:rsidR="00950ED4">
        <w:rPr>
          <w:rFonts w:ascii="Arial" w:hAnsi="Arial" w:cs="Arial"/>
          <w:b/>
          <w:bCs/>
          <w:sz w:val="22"/>
        </w:rPr>
        <w:t>……………………</w:t>
      </w:r>
      <w:proofErr w:type="gramStart"/>
      <w:r w:rsidRPr="008113CE">
        <w:rPr>
          <w:rFonts w:ascii="Arial" w:hAnsi="Arial" w:cs="Arial"/>
          <w:b/>
          <w:bCs/>
          <w:sz w:val="22"/>
        </w:rPr>
        <w:t>202</w:t>
      </w:r>
      <w:r w:rsidR="00950ED4">
        <w:rPr>
          <w:rFonts w:ascii="Arial" w:hAnsi="Arial" w:cs="Arial"/>
          <w:b/>
          <w:bCs/>
          <w:sz w:val="22"/>
        </w:rPr>
        <w:t>..</w:t>
      </w:r>
      <w:proofErr w:type="gramEnd"/>
    </w:p>
    <w:p w14:paraId="024793E6" w14:textId="28B6F780" w:rsidR="008113CE" w:rsidRPr="008113CE" w:rsidRDefault="008113CE" w:rsidP="008113CE">
      <w:pPr>
        <w:pStyle w:val="NormalWeb"/>
        <w:spacing w:line="360" w:lineRule="auto"/>
        <w:jc w:val="both"/>
        <w:rPr>
          <w:rFonts w:ascii="Arial" w:hAnsi="Arial" w:cs="Arial"/>
          <w:b/>
          <w:bCs/>
          <w:sz w:val="22"/>
        </w:rPr>
      </w:pPr>
      <w:r w:rsidRPr="008113CE">
        <w:rPr>
          <w:rFonts w:ascii="Arial" w:hAnsi="Arial" w:cs="Arial"/>
          <w:b/>
          <w:bCs/>
          <w:sz w:val="22"/>
        </w:rPr>
        <w:t xml:space="preserve">Hours: </w:t>
      </w:r>
      <w:r w:rsidR="00950ED4">
        <w:rPr>
          <w:rFonts w:ascii="Arial" w:hAnsi="Arial" w:cs="Arial"/>
          <w:b/>
          <w:bCs/>
          <w:sz w:val="22"/>
        </w:rPr>
        <w:t>…………</w:t>
      </w:r>
      <w:proofErr w:type="gramStart"/>
      <w:r w:rsidR="00950ED4">
        <w:rPr>
          <w:rFonts w:ascii="Arial" w:hAnsi="Arial" w:cs="Arial"/>
          <w:b/>
          <w:bCs/>
          <w:sz w:val="22"/>
        </w:rPr>
        <w:t>…..</w:t>
      </w:r>
      <w:proofErr w:type="gramEnd"/>
    </w:p>
    <w:p w14:paraId="357C456D" w14:textId="1601023D" w:rsidR="008113CE" w:rsidRPr="008113CE" w:rsidRDefault="00514F3B" w:rsidP="00514F3B">
      <w:pPr>
        <w:pStyle w:val="Heading2"/>
      </w:pPr>
      <w:bookmarkStart w:id="34" w:name="_Toc242090446"/>
      <w:r>
        <w:t>5.</w:t>
      </w:r>
      <w:r w:rsidR="00950ED4">
        <w:t>8. Generate an A</w:t>
      </w:r>
      <w:r>
        <w:t>dvisory</w:t>
      </w:r>
      <w:r w:rsidRPr="008113CE">
        <w:t xml:space="preserve"> </w:t>
      </w:r>
      <w:r w:rsidR="00950ED4">
        <w:t>N</w:t>
      </w:r>
      <w:r w:rsidRPr="008113CE">
        <w:t>ote</w:t>
      </w:r>
      <w:r w:rsidR="00950ED4">
        <w:t xml:space="preserve"> on ……………………………</w:t>
      </w:r>
      <w:bookmarkEnd w:id="34"/>
    </w:p>
    <w:p w14:paraId="7B802981" w14:textId="5320C62C" w:rsidR="008113CE" w:rsidRPr="008113CE" w:rsidRDefault="008113CE" w:rsidP="008113CE">
      <w:pPr>
        <w:pStyle w:val="NormalWeb"/>
        <w:spacing w:line="360" w:lineRule="auto"/>
        <w:jc w:val="both"/>
        <w:rPr>
          <w:rFonts w:ascii="Arial" w:hAnsi="Arial" w:cs="Arial"/>
          <w:b/>
          <w:bCs/>
          <w:sz w:val="22"/>
        </w:rPr>
      </w:pPr>
      <w:r w:rsidRPr="008113CE">
        <w:rPr>
          <w:rFonts w:ascii="Arial" w:hAnsi="Arial" w:cs="Arial"/>
          <w:b/>
          <w:bCs/>
          <w:sz w:val="22"/>
        </w:rPr>
        <w:t xml:space="preserve">Date: </w:t>
      </w:r>
      <w:r w:rsidR="00950ED4">
        <w:rPr>
          <w:rFonts w:ascii="Arial" w:hAnsi="Arial" w:cs="Arial"/>
          <w:b/>
          <w:bCs/>
          <w:sz w:val="22"/>
        </w:rPr>
        <w:t>…………………………</w:t>
      </w:r>
      <w:proofErr w:type="gramStart"/>
      <w:r w:rsidRPr="008113CE">
        <w:rPr>
          <w:rFonts w:ascii="Arial" w:hAnsi="Arial" w:cs="Arial"/>
          <w:b/>
          <w:bCs/>
          <w:sz w:val="22"/>
        </w:rPr>
        <w:t>202</w:t>
      </w:r>
      <w:r w:rsidR="00950ED4">
        <w:rPr>
          <w:rFonts w:ascii="Arial" w:hAnsi="Arial" w:cs="Arial"/>
          <w:b/>
          <w:bCs/>
          <w:sz w:val="22"/>
        </w:rPr>
        <w:t>..</w:t>
      </w:r>
      <w:proofErr w:type="gramEnd"/>
    </w:p>
    <w:p w14:paraId="7EC541EE" w14:textId="5C845D87" w:rsidR="008113CE" w:rsidRPr="008113CE" w:rsidRDefault="008113CE" w:rsidP="008113CE">
      <w:pPr>
        <w:pStyle w:val="NormalWeb"/>
        <w:spacing w:line="360" w:lineRule="auto"/>
        <w:jc w:val="both"/>
        <w:rPr>
          <w:rFonts w:ascii="Arial" w:hAnsi="Arial" w:cs="Arial"/>
          <w:b/>
          <w:bCs/>
          <w:sz w:val="22"/>
        </w:rPr>
      </w:pPr>
      <w:r w:rsidRPr="008113CE">
        <w:rPr>
          <w:rFonts w:ascii="Arial" w:hAnsi="Arial" w:cs="Arial"/>
          <w:b/>
          <w:bCs/>
          <w:sz w:val="22"/>
        </w:rPr>
        <w:t xml:space="preserve">Hours: </w:t>
      </w:r>
      <w:r w:rsidR="00950ED4">
        <w:rPr>
          <w:rFonts w:ascii="Arial" w:hAnsi="Arial" w:cs="Arial"/>
          <w:b/>
          <w:bCs/>
          <w:sz w:val="22"/>
        </w:rPr>
        <w:t>…………</w:t>
      </w:r>
      <w:proofErr w:type="gramStart"/>
      <w:r w:rsidR="00950ED4">
        <w:rPr>
          <w:rFonts w:ascii="Arial" w:hAnsi="Arial" w:cs="Arial"/>
          <w:b/>
          <w:bCs/>
          <w:sz w:val="22"/>
        </w:rPr>
        <w:t>…..</w:t>
      </w:r>
      <w:proofErr w:type="gramEnd"/>
    </w:p>
    <w:p w14:paraId="7C0A97E4" w14:textId="2A31209C" w:rsidR="008113CE" w:rsidRPr="008113CE" w:rsidRDefault="00514F3B" w:rsidP="00514F3B">
      <w:pPr>
        <w:pStyle w:val="Heading2"/>
      </w:pPr>
      <w:bookmarkStart w:id="35" w:name="_Toc242090447"/>
      <w:r>
        <w:t>5.</w:t>
      </w:r>
      <w:r w:rsidR="00950ED4">
        <w:t>9. Inter-sub streams engagement</w:t>
      </w:r>
      <w:bookmarkEnd w:id="35"/>
      <w:r w:rsidR="00950ED4">
        <w:t xml:space="preserve"> sessions</w:t>
      </w:r>
    </w:p>
    <w:p w14:paraId="3D720D4D" w14:textId="07105AD1" w:rsidR="008113CE" w:rsidRPr="008113CE" w:rsidRDefault="008113CE" w:rsidP="008113CE">
      <w:pPr>
        <w:pStyle w:val="NormalWeb"/>
        <w:spacing w:line="360" w:lineRule="auto"/>
        <w:jc w:val="both"/>
        <w:rPr>
          <w:rFonts w:ascii="Arial" w:hAnsi="Arial" w:cs="Arial"/>
          <w:b/>
          <w:bCs/>
          <w:sz w:val="22"/>
        </w:rPr>
      </w:pPr>
      <w:r w:rsidRPr="008113CE">
        <w:rPr>
          <w:rFonts w:ascii="Arial" w:hAnsi="Arial" w:cs="Arial"/>
          <w:b/>
          <w:bCs/>
          <w:sz w:val="22"/>
        </w:rPr>
        <w:t xml:space="preserve">Dates: </w:t>
      </w:r>
      <w:r w:rsidR="00950ED4">
        <w:rPr>
          <w:rFonts w:ascii="Arial" w:hAnsi="Arial" w:cs="Arial"/>
          <w:b/>
          <w:bCs/>
          <w:sz w:val="22"/>
        </w:rPr>
        <w:t>……………………</w:t>
      </w:r>
      <w:proofErr w:type="gramStart"/>
      <w:r w:rsidRPr="008113CE">
        <w:rPr>
          <w:rFonts w:ascii="Arial" w:hAnsi="Arial" w:cs="Arial"/>
          <w:b/>
          <w:bCs/>
          <w:sz w:val="22"/>
        </w:rPr>
        <w:t>202</w:t>
      </w:r>
      <w:r w:rsidR="00950ED4">
        <w:rPr>
          <w:rFonts w:ascii="Arial" w:hAnsi="Arial" w:cs="Arial"/>
          <w:b/>
          <w:bCs/>
          <w:sz w:val="22"/>
        </w:rPr>
        <w:t>..</w:t>
      </w:r>
      <w:proofErr w:type="gramEnd"/>
    </w:p>
    <w:p w14:paraId="5B750608" w14:textId="41032806" w:rsidR="008113CE" w:rsidRPr="008113CE" w:rsidRDefault="008113CE" w:rsidP="008113CE">
      <w:pPr>
        <w:pStyle w:val="NormalWeb"/>
        <w:spacing w:line="360" w:lineRule="auto"/>
        <w:jc w:val="both"/>
        <w:rPr>
          <w:rFonts w:ascii="Arial" w:hAnsi="Arial" w:cs="Arial"/>
          <w:b/>
          <w:bCs/>
          <w:sz w:val="22"/>
        </w:rPr>
      </w:pPr>
      <w:r w:rsidRPr="008113CE">
        <w:rPr>
          <w:rFonts w:ascii="Arial" w:hAnsi="Arial" w:cs="Arial"/>
          <w:b/>
          <w:bCs/>
          <w:sz w:val="22"/>
        </w:rPr>
        <w:t xml:space="preserve">Hours: </w:t>
      </w:r>
      <w:r w:rsidR="00950ED4">
        <w:rPr>
          <w:rFonts w:ascii="Arial" w:hAnsi="Arial" w:cs="Arial"/>
          <w:b/>
          <w:bCs/>
          <w:sz w:val="22"/>
        </w:rPr>
        <w:t>…………</w:t>
      </w:r>
      <w:proofErr w:type="gramStart"/>
      <w:r w:rsidR="00950ED4">
        <w:rPr>
          <w:rFonts w:ascii="Arial" w:hAnsi="Arial" w:cs="Arial"/>
          <w:b/>
          <w:bCs/>
          <w:sz w:val="22"/>
        </w:rPr>
        <w:t>…..</w:t>
      </w:r>
      <w:proofErr w:type="gramEnd"/>
    </w:p>
    <w:p w14:paraId="619C7F9A" w14:textId="5B7AF511" w:rsidR="008113CE" w:rsidRPr="00514F3B" w:rsidRDefault="00514F3B" w:rsidP="00514F3B">
      <w:pPr>
        <w:pStyle w:val="Heading2"/>
        <w:rPr>
          <w:b w:val="0"/>
          <w:bCs w:val="0"/>
          <w:szCs w:val="24"/>
        </w:rPr>
      </w:pPr>
      <w:bookmarkStart w:id="36" w:name="_Toc242090448"/>
      <w:r w:rsidRPr="00514F3B">
        <w:rPr>
          <w:szCs w:val="24"/>
        </w:rPr>
        <w:lastRenderedPageBreak/>
        <w:t>5.</w:t>
      </w:r>
      <w:r w:rsidR="00950ED4">
        <w:rPr>
          <w:szCs w:val="24"/>
        </w:rPr>
        <w:t>10.</w:t>
      </w:r>
      <w:r>
        <w:rPr>
          <w:b w:val="0"/>
          <w:bCs w:val="0"/>
          <w:szCs w:val="24"/>
        </w:rPr>
        <w:t xml:space="preserve"> </w:t>
      </w:r>
      <w:r>
        <w:rPr>
          <w:rStyle w:val="Heading2Char"/>
          <w:b/>
          <w:bCs/>
        </w:rPr>
        <w:t>Inputs</w:t>
      </w:r>
      <w:r w:rsidRPr="00514F3B">
        <w:rPr>
          <w:rStyle w:val="Heading2Char"/>
          <w:b/>
          <w:bCs/>
        </w:rPr>
        <w:t xml:space="preserve"> into the</w:t>
      </w:r>
      <w:r w:rsidR="00950ED4">
        <w:rPr>
          <w:rStyle w:val="Heading2Char"/>
          <w:b/>
          <w:bCs/>
        </w:rPr>
        <w:t xml:space="preserve"> …………………………………….</w:t>
      </w:r>
      <w:bookmarkEnd w:id="36"/>
    </w:p>
    <w:p w14:paraId="4BD82A7C" w14:textId="7061EDF8" w:rsidR="008113CE" w:rsidRPr="008113CE" w:rsidRDefault="008113CE" w:rsidP="008113CE">
      <w:pPr>
        <w:pStyle w:val="NormalWeb"/>
        <w:spacing w:line="360" w:lineRule="auto"/>
        <w:jc w:val="both"/>
        <w:rPr>
          <w:rFonts w:ascii="Arial" w:hAnsi="Arial" w:cs="Arial"/>
          <w:b/>
          <w:bCs/>
          <w:sz w:val="22"/>
        </w:rPr>
      </w:pPr>
      <w:r w:rsidRPr="008113CE">
        <w:rPr>
          <w:rFonts w:ascii="Arial" w:hAnsi="Arial" w:cs="Arial"/>
          <w:b/>
          <w:bCs/>
          <w:sz w:val="22"/>
        </w:rPr>
        <w:t xml:space="preserve">Date: </w:t>
      </w:r>
      <w:r w:rsidR="00950ED4">
        <w:rPr>
          <w:rFonts w:ascii="Arial" w:hAnsi="Arial" w:cs="Arial"/>
          <w:b/>
          <w:bCs/>
          <w:sz w:val="22"/>
        </w:rPr>
        <w:t>………………………</w:t>
      </w:r>
      <w:proofErr w:type="gramStart"/>
      <w:r w:rsidRPr="008113CE">
        <w:rPr>
          <w:rFonts w:ascii="Arial" w:hAnsi="Arial" w:cs="Arial"/>
          <w:b/>
          <w:bCs/>
          <w:sz w:val="22"/>
        </w:rPr>
        <w:t>202</w:t>
      </w:r>
      <w:r w:rsidR="00950ED4">
        <w:rPr>
          <w:rFonts w:ascii="Arial" w:hAnsi="Arial" w:cs="Arial"/>
          <w:b/>
          <w:bCs/>
          <w:sz w:val="22"/>
        </w:rPr>
        <w:t>..</w:t>
      </w:r>
      <w:proofErr w:type="gramEnd"/>
    </w:p>
    <w:p w14:paraId="3EE2B455" w14:textId="57EA174C" w:rsidR="008113CE" w:rsidRPr="008113CE" w:rsidRDefault="008113CE" w:rsidP="008113CE">
      <w:pPr>
        <w:pStyle w:val="NormalWeb"/>
        <w:spacing w:line="360" w:lineRule="auto"/>
        <w:jc w:val="both"/>
        <w:rPr>
          <w:rFonts w:ascii="Arial" w:hAnsi="Arial" w:cs="Arial"/>
          <w:b/>
          <w:bCs/>
          <w:sz w:val="22"/>
        </w:rPr>
      </w:pPr>
      <w:r w:rsidRPr="008113CE">
        <w:rPr>
          <w:rFonts w:ascii="Arial" w:hAnsi="Arial" w:cs="Arial"/>
          <w:b/>
          <w:bCs/>
          <w:sz w:val="22"/>
        </w:rPr>
        <w:t xml:space="preserve">Hours: </w:t>
      </w:r>
      <w:r w:rsidR="00950ED4">
        <w:rPr>
          <w:rFonts w:ascii="Arial" w:hAnsi="Arial" w:cs="Arial"/>
          <w:b/>
          <w:bCs/>
          <w:sz w:val="22"/>
        </w:rPr>
        <w:t>………………</w:t>
      </w:r>
    </w:p>
    <w:p w14:paraId="64037299" w14:textId="55CAD406" w:rsidR="008D7D82" w:rsidRPr="008D7D82" w:rsidRDefault="00432AC6" w:rsidP="008D7D82">
      <w:pPr>
        <w:pStyle w:val="Heading1"/>
        <w:spacing w:line="360" w:lineRule="auto"/>
        <w:rPr>
          <w:rFonts w:ascii="Arial" w:hAnsi="Arial" w:cs="Arial"/>
          <w:sz w:val="22"/>
          <w:szCs w:val="22"/>
        </w:rPr>
      </w:pPr>
      <w:bookmarkStart w:id="37" w:name="_Toc242090452"/>
      <w:r>
        <w:rPr>
          <w:rFonts w:ascii="Arial" w:hAnsi="Arial" w:cs="Arial"/>
          <w:sz w:val="22"/>
          <w:szCs w:val="22"/>
        </w:rPr>
        <w:t xml:space="preserve">6. </w:t>
      </w:r>
      <w:r w:rsidR="00514F3B" w:rsidRPr="00514F3B">
        <w:rPr>
          <w:rFonts w:ascii="Arial" w:hAnsi="Arial" w:cs="Arial"/>
          <w:sz w:val="22"/>
          <w:szCs w:val="22"/>
        </w:rPr>
        <w:t>Cross-Stream Integration</w:t>
      </w:r>
      <w:bookmarkEnd w:id="37"/>
      <w:ins w:id="38" w:author="Mpumi Ekeke" w:date="2026-10-12T17:18:00Z" w16du:dateUtc="2026-10-12T15:18:00Z">
        <w:r w:rsidR="00141241">
          <w:rPr>
            <w:rFonts w:ascii="Arial" w:hAnsi="Arial" w:cs="Arial"/>
            <w:sz w:val="22"/>
            <w:szCs w:val="22"/>
          </w:rPr>
          <w:t xml:space="preserve"> (account with int</w:t>
        </w:r>
      </w:ins>
      <w:ins w:id="39" w:author="Mpumi Ekeke" w:date="2026-10-12T17:19:00Z" w16du:dateUtc="2026-10-12T15:19:00Z">
        <w:r w:rsidR="00141241">
          <w:rPr>
            <w:rFonts w:ascii="Arial" w:hAnsi="Arial" w:cs="Arial"/>
            <w:sz w:val="22"/>
            <w:szCs w:val="22"/>
          </w:rPr>
          <w:t>erfaces with other sub stream and relevant structures)</w:t>
        </w:r>
      </w:ins>
    </w:p>
    <w:p w14:paraId="1BBEB4C9" w14:textId="537D5B35" w:rsidR="00950ED4" w:rsidRDefault="00950ED4" w:rsidP="00514F3B">
      <w:pPr>
        <w:pStyle w:val="Heading2"/>
      </w:pPr>
      <w:bookmarkStart w:id="40" w:name="_Toc242090453"/>
      <w:r>
        <w:t>………………….</w:t>
      </w:r>
    </w:p>
    <w:p w14:paraId="0B20F286" w14:textId="6E60597E" w:rsidR="00950ED4" w:rsidRPr="00950ED4" w:rsidRDefault="00950ED4" w:rsidP="00950ED4">
      <w:r>
        <w:t>………………</w:t>
      </w:r>
    </w:p>
    <w:p w14:paraId="3E0D2063" w14:textId="15DB77C1" w:rsidR="008D7D82" w:rsidRPr="008D7D82" w:rsidRDefault="00432AC6" w:rsidP="008D7D82">
      <w:pPr>
        <w:pStyle w:val="Heading1"/>
        <w:rPr>
          <w:sz w:val="24"/>
          <w:szCs w:val="24"/>
        </w:rPr>
      </w:pPr>
      <w:bookmarkStart w:id="41" w:name="_Toc242090455"/>
      <w:bookmarkEnd w:id="40"/>
      <w:r>
        <w:rPr>
          <w:sz w:val="24"/>
          <w:szCs w:val="24"/>
        </w:rPr>
        <w:t xml:space="preserve">7. </w:t>
      </w:r>
      <w:r w:rsidR="00514F3B" w:rsidRPr="00514F3B">
        <w:rPr>
          <w:sz w:val="24"/>
          <w:szCs w:val="24"/>
        </w:rPr>
        <w:t>Key Lessons</w:t>
      </w:r>
      <w:ins w:id="42" w:author="Mpumi Ekeke" w:date="2026-10-12T17:19:00Z" w16du:dateUtc="2026-10-12T15:19:00Z">
        <w:r w:rsidR="00FC5177">
          <w:rPr>
            <w:sz w:val="24"/>
            <w:szCs w:val="24"/>
          </w:rPr>
          <w:t>,</w:t>
        </w:r>
      </w:ins>
      <w:del w:id="43" w:author="Mpumi Ekeke" w:date="2026-10-12T17:19:00Z" w16du:dateUtc="2026-10-12T15:19:00Z">
        <w:r w:rsidR="00514F3B" w:rsidRPr="00514F3B" w:rsidDel="00FC5177">
          <w:rPr>
            <w:sz w:val="24"/>
            <w:szCs w:val="24"/>
          </w:rPr>
          <w:delText xml:space="preserve"> and</w:delText>
        </w:r>
      </w:del>
      <w:r w:rsidR="00514F3B" w:rsidRPr="00514F3B">
        <w:rPr>
          <w:sz w:val="24"/>
          <w:szCs w:val="24"/>
        </w:rPr>
        <w:t xml:space="preserve"> Emerging Issues</w:t>
      </w:r>
      <w:bookmarkEnd w:id="41"/>
      <w:ins w:id="44" w:author="Mpumi Ekeke" w:date="2026-10-12T17:19:00Z" w16du:dateUtc="2026-10-12T15:19:00Z">
        <w:r w:rsidR="00FC5177">
          <w:rPr>
            <w:sz w:val="24"/>
            <w:szCs w:val="24"/>
          </w:rPr>
          <w:t xml:space="preserve"> a</w:t>
        </w:r>
      </w:ins>
      <w:ins w:id="45" w:author="Mpumi Ekeke" w:date="2026-10-12T17:20:00Z" w16du:dateUtc="2026-10-12T15:20:00Z">
        <w:r w:rsidR="00FC5177">
          <w:rPr>
            <w:sz w:val="24"/>
            <w:szCs w:val="24"/>
          </w:rPr>
          <w:t>nd risks identified</w:t>
        </w:r>
      </w:ins>
    </w:p>
    <w:p w14:paraId="4319B6BB" w14:textId="2E08661D" w:rsidR="008D7D82" w:rsidRPr="008D7D82" w:rsidRDefault="008D7D82" w:rsidP="008D7D82">
      <w:pPr>
        <w:pStyle w:val="NormalWeb"/>
        <w:spacing w:line="360" w:lineRule="auto"/>
        <w:jc w:val="both"/>
        <w:rPr>
          <w:rFonts w:ascii="Arial" w:hAnsi="Arial" w:cs="Arial"/>
          <w:sz w:val="22"/>
        </w:rPr>
      </w:pPr>
      <w:r w:rsidRPr="008D7D82">
        <w:rPr>
          <w:rFonts w:ascii="Arial" w:hAnsi="Arial" w:cs="Arial"/>
          <w:sz w:val="22"/>
        </w:rPr>
        <w:t xml:space="preserve">One </w:t>
      </w:r>
      <w:r w:rsidR="00514F3B">
        <w:rPr>
          <w:rFonts w:ascii="Arial" w:hAnsi="Arial" w:cs="Arial"/>
          <w:sz w:val="22"/>
        </w:rPr>
        <w:t>key lesson</w:t>
      </w:r>
      <w:r w:rsidRPr="008D7D82">
        <w:rPr>
          <w:rFonts w:ascii="Arial" w:hAnsi="Arial" w:cs="Arial"/>
          <w:sz w:val="22"/>
        </w:rPr>
        <w:t xml:space="preserve"> from the period is </w:t>
      </w:r>
    </w:p>
    <w:p w14:paraId="4CECCD18" w14:textId="604C0DA3" w:rsidR="00D66F42" w:rsidRDefault="00432AC6" w:rsidP="00D66F42">
      <w:pPr>
        <w:pStyle w:val="Heading1"/>
      </w:pPr>
      <w:bookmarkStart w:id="46" w:name="_Toc242090456"/>
      <w:r>
        <w:t>8</w:t>
      </w:r>
      <w:r w:rsidR="00D66F42" w:rsidRPr="00D66F42">
        <w:t xml:space="preserve">. </w:t>
      </w:r>
      <w:r w:rsidR="00514F3B">
        <w:t>Key outputs delivered</w:t>
      </w:r>
      <w:bookmarkEnd w:id="46"/>
      <w:r w:rsidR="00514F3B">
        <w:t xml:space="preserve"> </w:t>
      </w:r>
      <w:r w:rsidR="00950ED4">
        <w:t xml:space="preserve">as per the </w:t>
      </w:r>
      <w:proofErr w:type="spellStart"/>
      <w:r w:rsidR="00950ED4">
        <w:t>WorkPlan</w:t>
      </w:r>
      <w:proofErr w:type="spellEnd"/>
      <w:r w:rsidR="00950ED4">
        <w:t xml:space="preserve"> </w:t>
      </w:r>
    </w:p>
    <w:p w14:paraId="273E0CBC" w14:textId="77777777" w:rsidR="00432AC6" w:rsidRPr="00432AC6" w:rsidRDefault="00432AC6" w:rsidP="00432AC6"/>
    <w:tbl>
      <w:tblPr>
        <w:tblStyle w:val="PlainTable1"/>
        <w:tblW w:w="0" w:type="auto"/>
        <w:tblLook w:val="04A0" w:firstRow="1" w:lastRow="0" w:firstColumn="1" w:lastColumn="0" w:noHBand="0" w:noVBand="1"/>
        <w:tblPrChange w:id="47" w:author="Mpumi Ekeke" w:date="2026-10-12T17:23:00Z" w16du:dateUtc="2026-10-12T15:23:00Z">
          <w:tblPr>
            <w:tblStyle w:val="PlainTable1"/>
            <w:tblW w:w="0" w:type="auto"/>
            <w:tblLook w:val="04A0" w:firstRow="1" w:lastRow="0" w:firstColumn="1" w:lastColumn="0" w:noHBand="0" w:noVBand="1"/>
          </w:tblPr>
        </w:tblPrChange>
      </w:tblPr>
      <w:tblGrid>
        <w:gridCol w:w="2199"/>
        <w:gridCol w:w="2433"/>
        <w:gridCol w:w="2939"/>
        <w:gridCol w:w="2499"/>
        <w:tblGridChange w:id="48">
          <w:tblGrid>
            <w:gridCol w:w="2199"/>
            <w:gridCol w:w="773"/>
            <w:gridCol w:w="1660"/>
            <w:gridCol w:w="1600"/>
            <w:gridCol w:w="1339"/>
            <w:gridCol w:w="2489"/>
            <w:gridCol w:w="10"/>
            <w:gridCol w:w="3818"/>
          </w:tblGrid>
        </w:tblGridChange>
      </w:tblGrid>
      <w:tr w:rsidR="008B1771" w:rsidRPr="00514F3B" w14:paraId="1C408823" w14:textId="67F055C2" w:rsidTr="008B17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9" w:type="dxa"/>
            <w:shd w:val="clear" w:color="auto" w:fill="D6E3BC" w:themeFill="accent3" w:themeFillTint="66"/>
            <w:hideMark/>
            <w:tcPrChange w:id="49" w:author="Mpumi Ekeke" w:date="2026-10-12T17:23:00Z" w16du:dateUtc="2026-10-12T15:23:00Z">
              <w:tcPr>
                <w:tcW w:w="2972" w:type="dxa"/>
                <w:gridSpan w:val="2"/>
                <w:shd w:val="clear" w:color="auto" w:fill="D6E3BC" w:themeFill="accent3" w:themeFillTint="66"/>
                <w:hideMark/>
              </w:tcPr>
            </w:tcPrChange>
          </w:tcPr>
          <w:p w14:paraId="3DAF7EED" w14:textId="77777777" w:rsidR="008B1771" w:rsidRPr="00514F3B" w:rsidRDefault="008B1771" w:rsidP="00514F3B">
            <w:pPr>
              <w:pStyle w:val="NormalWeb"/>
              <w:spacing w:line="360" w:lineRule="auto"/>
              <w:jc w:val="both"/>
              <w:cnfStyle w:val="101000000000" w:firstRow="1" w:lastRow="0" w:firstColumn="1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14F3B">
              <w:rPr>
                <w:rFonts w:ascii="Arial" w:hAnsi="Arial" w:cs="Arial"/>
                <w:sz w:val="20"/>
                <w:szCs w:val="20"/>
              </w:rPr>
              <w:t>Output</w:t>
            </w:r>
          </w:p>
        </w:tc>
        <w:tc>
          <w:tcPr>
            <w:tcW w:w="2433" w:type="dxa"/>
            <w:shd w:val="clear" w:color="auto" w:fill="D6E3BC" w:themeFill="accent3" w:themeFillTint="66"/>
            <w:hideMark/>
            <w:tcPrChange w:id="50" w:author="Mpumi Ekeke" w:date="2026-10-12T17:23:00Z" w16du:dateUtc="2026-10-12T15:23:00Z">
              <w:tcPr>
                <w:tcW w:w="3260" w:type="dxa"/>
                <w:gridSpan w:val="2"/>
                <w:shd w:val="clear" w:color="auto" w:fill="D6E3BC" w:themeFill="accent3" w:themeFillTint="66"/>
                <w:hideMark/>
              </w:tcPr>
            </w:tcPrChange>
          </w:tcPr>
          <w:p w14:paraId="10A517BA" w14:textId="77777777" w:rsidR="008B1771" w:rsidRPr="00514F3B" w:rsidRDefault="008B1771" w:rsidP="00514F3B">
            <w:pPr>
              <w:pStyle w:val="NormalWeb"/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14F3B">
              <w:rPr>
                <w:rFonts w:ascii="Arial" w:hAnsi="Arial" w:cs="Arial"/>
                <w:sz w:val="20"/>
                <w:szCs w:val="20"/>
              </w:rPr>
              <w:t>Purpose</w:t>
            </w:r>
          </w:p>
        </w:tc>
        <w:tc>
          <w:tcPr>
            <w:tcW w:w="2939" w:type="dxa"/>
            <w:shd w:val="clear" w:color="auto" w:fill="D6E3BC" w:themeFill="accent3" w:themeFillTint="66"/>
            <w:hideMark/>
            <w:tcPrChange w:id="51" w:author="Mpumi Ekeke" w:date="2026-10-12T17:23:00Z" w16du:dateUtc="2026-10-12T15:23:00Z">
              <w:tcPr>
                <w:tcW w:w="3828" w:type="dxa"/>
                <w:gridSpan w:val="2"/>
                <w:shd w:val="clear" w:color="auto" w:fill="D6E3BC" w:themeFill="accent3" w:themeFillTint="66"/>
                <w:hideMark/>
              </w:tcPr>
            </w:tcPrChange>
          </w:tcPr>
          <w:p w14:paraId="288BF4F1" w14:textId="44221BDE" w:rsidR="008B1771" w:rsidRPr="00514F3B" w:rsidRDefault="008B1771" w:rsidP="00514F3B">
            <w:pPr>
              <w:pStyle w:val="NormalWeb"/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14F3B">
              <w:rPr>
                <w:rFonts w:ascii="Arial" w:hAnsi="Arial" w:cs="Arial"/>
                <w:sz w:val="20"/>
                <w:szCs w:val="20"/>
              </w:rPr>
              <w:t xml:space="preserve">Contribution to </w:t>
            </w:r>
            <w:r>
              <w:rPr>
                <w:rFonts w:ascii="Arial" w:hAnsi="Arial" w:cs="Arial"/>
                <w:sz w:val="20"/>
                <w:szCs w:val="20"/>
              </w:rPr>
              <w:t>DM RMO Strategy and Matrix and NDMC APP Targets</w:t>
            </w:r>
          </w:p>
        </w:tc>
        <w:tc>
          <w:tcPr>
            <w:tcW w:w="2499" w:type="dxa"/>
            <w:shd w:val="clear" w:color="auto" w:fill="D6E3BC" w:themeFill="accent3" w:themeFillTint="66"/>
            <w:tcPrChange w:id="52" w:author="Mpumi Ekeke" w:date="2026-10-12T17:23:00Z" w16du:dateUtc="2026-10-12T15:23:00Z">
              <w:tcPr>
                <w:tcW w:w="3828" w:type="dxa"/>
                <w:gridSpan w:val="2"/>
                <w:shd w:val="clear" w:color="auto" w:fill="D6E3BC" w:themeFill="accent3" w:themeFillTint="66"/>
              </w:tcPr>
            </w:tcPrChange>
          </w:tcPr>
          <w:p w14:paraId="0A16E6CB" w14:textId="4DC8B7DE" w:rsidR="008B1771" w:rsidRPr="00514F3B" w:rsidRDefault="008B1771" w:rsidP="00514F3B">
            <w:pPr>
              <w:pStyle w:val="NormalWeb"/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ins w:id="53" w:author="Mpumi Ekeke" w:date="2026-10-12T17:23:00Z" w16du:dateUtc="2026-10-12T15:23:00Z">
              <w:r>
                <w:rPr>
                  <w:rFonts w:ascii="Arial" w:hAnsi="Arial" w:cs="Arial"/>
                  <w:sz w:val="20"/>
                  <w:szCs w:val="20"/>
                </w:rPr>
                <w:t>Relevant PoE</w:t>
              </w:r>
            </w:ins>
          </w:p>
        </w:tc>
      </w:tr>
      <w:tr w:rsidR="008B1771" w:rsidRPr="00514F3B" w14:paraId="06A03183" w14:textId="2BA0C221" w:rsidTr="008B17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9" w:type="dxa"/>
            <w:hideMark/>
            <w:tcPrChange w:id="54" w:author="Mpumi Ekeke" w:date="2026-10-12T17:23:00Z" w16du:dateUtc="2026-10-12T15:23:00Z">
              <w:tcPr>
                <w:tcW w:w="2972" w:type="dxa"/>
                <w:gridSpan w:val="2"/>
                <w:hideMark/>
              </w:tcPr>
            </w:tcPrChange>
          </w:tcPr>
          <w:p w14:paraId="72B35E3C" w14:textId="39947AB1" w:rsidR="008B1771" w:rsidRPr="00514F3B" w:rsidRDefault="008B1771" w:rsidP="00514F3B">
            <w:pPr>
              <w:pStyle w:val="NormalWeb"/>
              <w:spacing w:line="360" w:lineRule="auto"/>
              <w:cnfStyle w:val="001000100000" w:firstRow="0" w:lastRow="0" w:firstColumn="1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3" w:type="dxa"/>
            <w:tcPrChange w:id="55" w:author="Mpumi Ekeke" w:date="2026-10-12T17:23:00Z" w16du:dateUtc="2026-10-12T15:23:00Z">
              <w:tcPr>
                <w:tcW w:w="3260" w:type="dxa"/>
                <w:gridSpan w:val="2"/>
              </w:tcPr>
            </w:tcPrChange>
          </w:tcPr>
          <w:p w14:paraId="6633147D" w14:textId="27D05D13" w:rsidR="008B1771" w:rsidRPr="00514F3B" w:rsidRDefault="008B1771" w:rsidP="00514F3B">
            <w:pPr>
              <w:pStyle w:val="NormalWeb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39" w:type="dxa"/>
            <w:tcPrChange w:id="56" w:author="Mpumi Ekeke" w:date="2026-10-12T17:23:00Z" w16du:dateUtc="2026-10-12T15:23:00Z">
              <w:tcPr>
                <w:tcW w:w="3828" w:type="dxa"/>
                <w:gridSpan w:val="2"/>
              </w:tcPr>
            </w:tcPrChange>
          </w:tcPr>
          <w:p w14:paraId="50A5E071" w14:textId="00965B00" w:rsidR="008B1771" w:rsidRPr="00514F3B" w:rsidRDefault="008B1771" w:rsidP="00514F3B">
            <w:pPr>
              <w:pStyle w:val="NormalWeb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9" w:type="dxa"/>
            <w:tcPrChange w:id="57" w:author="Mpumi Ekeke" w:date="2026-10-12T17:23:00Z" w16du:dateUtc="2026-10-12T15:23:00Z">
              <w:tcPr>
                <w:tcW w:w="3828" w:type="dxa"/>
                <w:gridSpan w:val="2"/>
              </w:tcPr>
            </w:tcPrChange>
          </w:tcPr>
          <w:p w14:paraId="5144314C" w14:textId="77777777" w:rsidR="008B1771" w:rsidRPr="00514F3B" w:rsidRDefault="008B1771" w:rsidP="00514F3B">
            <w:pPr>
              <w:pStyle w:val="NormalWeb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B1771" w:rsidRPr="00514F3B" w14:paraId="624A2C45" w14:textId="40240B20" w:rsidTr="008B17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9" w:type="dxa"/>
            <w:hideMark/>
            <w:tcPrChange w:id="58" w:author="Mpumi Ekeke" w:date="2026-10-12T17:23:00Z" w16du:dateUtc="2026-10-12T15:23:00Z">
              <w:tcPr>
                <w:tcW w:w="2972" w:type="dxa"/>
                <w:gridSpan w:val="2"/>
                <w:hideMark/>
              </w:tcPr>
            </w:tcPrChange>
          </w:tcPr>
          <w:p w14:paraId="4A9815A1" w14:textId="1033A1BC" w:rsidR="008B1771" w:rsidRPr="00514F3B" w:rsidRDefault="008B1771" w:rsidP="00514F3B">
            <w:pPr>
              <w:pStyle w:val="NormalWeb"/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3" w:type="dxa"/>
            <w:tcPrChange w:id="59" w:author="Mpumi Ekeke" w:date="2026-10-12T17:23:00Z" w16du:dateUtc="2026-10-12T15:23:00Z">
              <w:tcPr>
                <w:tcW w:w="3260" w:type="dxa"/>
                <w:gridSpan w:val="2"/>
              </w:tcPr>
            </w:tcPrChange>
          </w:tcPr>
          <w:p w14:paraId="47828D51" w14:textId="7F8F6915" w:rsidR="008B1771" w:rsidRPr="00514F3B" w:rsidRDefault="008B1771" w:rsidP="00514F3B">
            <w:pPr>
              <w:pStyle w:val="NormalWeb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39" w:type="dxa"/>
            <w:tcPrChange w:id="60" w:author="Mpumi Ekeke" w:date="2026-10-12T17:23:00Z" w16du:dateUtc="2026-10-12T15:23:00Z">
              <w:tcPr>
                <w:tcW w:w="3828" w:type="dxa"/>
                <w:gridSpan w:val="2"/>
              </w:tcPr>
            </w:tcPrChange>
          </w:tcPr>
          <w:p w14:paraId="76742F5E" w14:textId="232DB909" w:rsidR="008B1771" w:rsidRPr="00514F3B" w:rsidRDefault="008B1771" w:rsidP="00514F3B">
            <w:pPr>
              <w:pStyle w:val="NormalWeb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9" w:type="dxa"/>
            <w:tcPrChange w:id="61" w:author="Mpumi Ekeke" w:date="2026-10-12T17:23:00Z" w16du:dateUtc="2026-10-12T15:23:00Z">
              <w:tcPr>
                <w:tcW w:w="3828" w:type="dxa"/>
                <w:gridSpan w:val="2"/>
              </w:tcPr>
            </w:tcPrChange>
          </w:tcPr>
          <w:p w14:paraId="41CB8E49" w14:textId="77777777" w:rsidR="008B1771" w:rsidRPr="00514F3B" w:rsidRDefault="008B1771" w:rsidP="00514F3B">
            <w:pPr>
              <w:pStyle w:val="NormalWeb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B1771" w:rsidRPr="00514F3B" w14:paraId="06DCB6F9" w14:textId="391E612F" w:rsidTr="008B17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9" w:type="dxa"/>
            <w:tcPrChange w:id="62" w:author="Mpumi Ekeke" w:date="2026-10-12T17:23:00Z" w16du:dateUtc="2026-10-12T15:23:00Z">
              <w:tcPr>
                <w:tcW w:w="2972" w:type="dxa"/>
                <w:gridSpan w:val="2"/>
              </w:tcPr>
            </w:tcPrChange>
          </w:tcPr>
          <w:p w14:paraId="52914E79" w14:textId="00C1A5A9" w:rsidR="008B1771" w:rsidRPr="00514F3B" w:rsidRDefault="008B1771" w:rsidP="00514F3B">
            <w:pPr>
              <w:pStyle w:val="NormalWeb"/>
              <w:spacing w:line="360" w:lineRule="auto"/>
              <w:cnfStyle w:val="001000100000" w:firstRow="0" w:lastRow="0" w:firstColumn="1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3" w:type="dxa"/>
            <w:tcPrChange w:id="63" w:author="Mpumi Ekeke" w:date="2026-10-12T17:23:00Z" w16du:dateUtc="2026-10-12T15:23:00Z">
              <w:tcPr>
                <w:tcW w:w="3260" w:type="dxa"/>
                <w:gridSpan w:val="2"/>
              </w:tcPr>
            </w:tcPrChange>
          </w:tcPr>
          <w:p w14:paraId="2B7C5804" w14:textId="3BBF39E6" w:rsidR="008B1771" w:rsidRPr="00514F3B" w:rsidRDefault="008B1771" w:rsidP="00514F3B">
            <w:pPr>
              <w:pStyle w:val="NormalWeb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39" w:type="dxa"/>
            <w:tcPrChange w:id="64" w:author="Mpumi Ekeke" w:date="2026-10-12T17:23:00Z" w16du:dateUtc="2026-10-12T15:23:00Z">
              <w:tcPr>
                <w:tcW w:w="3828" w:type="dxa"/>
                <w:gridSpan w:val="2"/>
              </w:tcPr>
            </w:tcPrChange>
          </w:tcPr>
          <w:p w14:paraId="5C49660C" w14:textId="2C20644A" w:rsidR="008B1771" w:rsidRPr="00514F3B" w:rsidRDefault="008B1771" w:rsidP="00514F3B">
            <w:pPr>
              <w:pStyle w:val="NormalWeb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9" w:type="dxa"/>
            <w:tcPrChange w:id="65" w:author="Mpumi Ekeke" w:date="2026-10-12T17:23:00Z" w16du:dateUtc="2026-10-12T15:23:00Z">
              <w:tcPr>
                <w:tcW w:w="3828" w:type="dxa"/>
                <w:gridSpan w:val="2"/>
              </w:tcPr>
            </w:tcPrChange>
          </w:tcPr>
          <w:p w14:paraId="5D8319AB" w14:textId="77777777" w:rsidR="008B1771" w:rsidRPr="00514F3B" w:rsidRDefault="008B1771" w:rsidP="00514F3B">
            <w:pPr>
              <w:pStyle w:val="NormalWeb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B1771" w:rsidRPr="00514F3B" w14:paraId="642311FC" w14:textId="097CADE9" w:rsidTr="008B17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9" w:type="dxa"/>
            <w:tcPrChange w:id="66" w:author="Mpumi Ekeke" w:date="2026-10-12T17:23:00Z" w16du:dateUtc="2026-10-12T15:23:00Z">
              <w:tcPr>
                <w:tcW w:w="2972" w:type="dxa"/>
                <w:gridSpan w:val="2"/>
              </w:tcPr>
            </w:tcPrChange>
          </w:tcPr>
          <w:p w14:paraId="5C64356A" w14:textId="1FFCEAE9" w:rsidR="008B1771" w:rsidRPr="00514F3B" w:rsidRDefault="008B1771" w:rsidP="00514F3B">
            <w:pPr>
              <w:pStyle w:val="NormalWeb"/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3" w:type="dxa"/>
            <w:tcPrChange w:id="67" w:author="Mpumi Ekeke" w:date="2026-10-12T17:23:00Z" w16du:dateUtc="2026-10-12T15:23:00Z">
              <w:tcPr>
                <w:tcW w:w="3260" w:type="dxa"/>
                <w:gridSpan w:val="2"/>
              </w:tcPr>
            </w:tcPrChange>
          </w:tcPr>
          <w:p w14:paraId="0B61FDE0" w14:textId="321CFC5B" w:rsidR="008B1771" w:rsidRPr="00514F3B" w:rsidRDefault="008B1771" w:rsidP="00514F3B">
            <w:pPr>
              <w:pStyle w:val="NormalWeb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39" w:type="dxa"/>
            <w:tcPrChange w:id="68" w:author="Mpumi Ekeke" w:date="2026-10-12T17:23:00Z" w16du:dateUtc="2026-10-12T15:23:00Z">
              <w:tcPr>
                <w:tcW w:w="3828" w:type="dxa"/>
                <w:gridSpan w:val="2"/>
              </w:tcPr>
            </w:tcPrChange>
          </w:tcPr>
          <w:p w14:paraId="49553019" w14:textId="71B43DF0" w:rsidR="008B1771" w:rsidRPr="00514F3B" w:rsidRDefault="008B1771" w:rsidP="00514F3B">
            <w:pPr>
              <w:pStyle w:val="NormalWeb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9" w:type="dxa"/>
            <w:tcPrChange w:id="69" w:author="Mpumi Ekeke" w:date="2026-10-12T17:23:00Z" w16du:dateUtc="2026-10-12T15:23:00Z">
              <w:tcPr>
                <w:tcW w:w="3828" w:type="dxa"/>
                <w:gridSpan w:val="2"/>
              </w:tcPr>
            </w:tcPrChange>
          </w:tcPr>
          <w:p w14:paraId="0F286FA1" w14:textId="77777777" w:rsidR="008B1771" w:rsidRPr="00514F3B" w:rsidRDefault="008B1771" w:rsidP="00514F3B">
            <w:pPr>
              <w:pStyle w:val="NormalWeb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B1771" w:rsidRPr="00514F3B" w14:paraId="4F0B5704" w14:textId="1D4F3EDE" w:rsidTr="008B17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9" w:type="dxa"/>
            <w:tcPrChange w:id="70" w:author="Mpumi Ekeke" w:date="2026-10-12T17:23:00Z" w16du:dateUtc="2026-10-12T15:23:00Z">
              <w:tcPr>
                <w:tcW w:w="2972" w:type="dxa"/>
                <w:gridSpan w:val="2"/>
              </w:tcPr>
            </w:tcPrChange>
          </w:tcPr>
          <w:p w14:paraId="3075E7C2" w14:textId="44CCAE0F" w:rsidR="008B1771" w:rsidRPr="00514F3B" w:rsidRDefault="008B1771" w:rsidP="00514F3B">
            <w:pPr>
              <w:pStyle w:val="NormalWeb"/>
              <w:spacing w:line="360" w:lineRule="auto"/>
              <w:cnfStyle w:val="001000100000" w:firstRow="0" w:lastRow="0" w:firstColumn="1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3" w:type="dxa"/>
            <w:tcPrChange w:id="71" w:author="Mpumi Ekeke" w:date="2026-10-12T17:23:00Z" w16du:dateUtc="2026-10-12T15:23:00Z">
              <w:tcPr>
                <w:tcW w:w="3260" w:type="dxa"/>
                <w:gridSpan w:val="2"/>
              </w:tcPr>
            </w:tcPrChange>
          </w:tcPr>
          <w:p w14:paraId="3648D6F1" w14:textId="1D09F3B2" w:rsidR="008B1771" w:rsidRPr="00514F3B" w:rsidRDefault="008B1771" w:rsidP="00514F3B">
            <w:pPr>
              <w:pStyle w:val="NormalWeb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39" w:type="dxa"/>
            <w:tcPrChange w:id="72" w:author="Mpumi Ekeke" w:date="2026-10-12T17:23:00Z" w16du:dateUtc="2026-10-12T15:23:00Z">
              <w:tcPr>
                <w:tcW w:w="3828" w:type="dxa"/>
                <w:gridSpan w:val="2"/>
              </w:tcPr>
            </w:tcPrChange>
          </w:tcPr>
          <w:p w14:paraId="236AB0BF" w14:textId="2AB91A96" w:rsidR="008B1771" w:rsidRPr="00514F3B" w:rsidRDefault="008B1771" w:rsidP="00514F3B">
            <w:pPr>
              <w:pStyle w:val="NormalWeb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9" w:type="dxa"/>
            <w:tcPrChange w:id="73" w:author="Mpumi Ekeke" w:date="2026-10-12T17:23:00Z" w16du:dateUtc="2026-10-12T15:23:00Z">
              <w:tcPr>
                <w:tcW w:w="3828" w:type="dxa"/>
                <w:gridSpan w:val="2"/>
              </w:tcPr>
            </w:tcPrChange>
          </w:tcPr>
          <w:p w14:paraId="042B9A27" w14:textId="77777777" w:rsidR="008B1771" w:rsidRPr="00514F3B" w:rsidRDefault="008B1771" w:rsidP="00514F3B">
            <w:pPr>
              <w:pStyle w:val="NormalWeb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B1771" w:rsidRPr="00514F3B" w14:paraId="298F29D9" w14:textId="17C572EF" w:rsidTr="008B17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9" w:type="dxa"/>
            <w:tcPrChange w:id="74" w:author="Mpumi Ekeke" w:date="2026-10-12T17:23:00Z" w16du:dateUtc="2026-10-12T15:23:00Z">
              <w:tcPr>
                <w:tcW w:w="2972" w:type="dxa"/>
                <w:gridSpan w:val="2"/>
              </w:tcPr>
            </w:tcPrChange>
          </w:tcPr>
          <w:p w14:paraId="0116272C" w14:textId="7B3E4A61" w:rsidR="008B1771" w:rsidRPr="00514F3B" w:rsidRDefault="008B1771" w:rsidP="00514F3B">
            <w:pPr>
              <w:pStyle w:val="NormalWeb"/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3" w:type="dxa"/>
            <w:tcPrChange w:id="75" w:author="Mpumi Ekeke" w:date="2026-10-12T17:23:00Z" w16du:dateUtc="2026-10-12T15:23:00Z">
              <w:tcPr>
                <w:tcW w:w="3260" w:type="dxa"/>
                <w:gridSpan w:val="2"/>
              </w:tcPr>
            </w:tcPrChange>
          </w:tcPr>
          <w:p w14:paraId="49E979FB" w14:textId="21D6B5D4" w:rsidR="008B1771" w:rsidRPr="00514F3B" w:rsidRDefault="008B1771" w:rsidP="00514F3B">
            <w:pPr>
              <w:pStyle w:val="NormalWeb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39" w:type="dxa"/>
            <w:tcPrChange w:id="76" w:author="Mpumi Ekeke" w:date="2026-10-12T17:23:00Z" w16du:dateUtc="2026-10-12T15:23:00Z">
              <w:tcPr>
                <w:tcW w:w="3828" w:type="dxa"/>
                <w:gridSpan w:val="2"/>
              </w:tcPr>
            </w:tcPrChange>
          </w:tcPr>
          <w:p w14:paraId="1CF97877" w14:textId="1A3DA810" w:rsidR="008B1771" w:rsidRPr="00514F3B" w:rsidRDefault="008B1771" w:rsidP="00514F3B">
            <w:pPr>
              <w:pStyle w:val="NormalWeb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9" w:type="dxa"/>
            <w:tcPrChange w:id="77" w:author="Mpumi Ekeke" w:date="2026-10-12T17:23:00Z" w16du:dateUtc="2026-10-12T15:23:00Z">
              <w:tcPr>
                <w:tcW w:w="3828" w:type="dxa"/>
                <w:gridSpan w:val="2"/>
              </w:tcPr>
            </w:tcPrChange>
          </w:tcPr>
          <w:p w14:paraId="0CD6E71C" w14:textId="77777777" w:rsidR="008B1771" w:rsidRPr="00514F3B" w:rsidRDefault="008B1771" w:rsidP="00514F3B">
            <w:pPr>
              <w:pStyle w:val="NormalWeb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B1771" w:rsidRPr="00514F3B" w14:paraId="3620585B" w14:textId="2B6CDE10" w:rsidTr="008B17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9" w:type="dxa"/>
            <w:tcPrChange w:id="78" w:author="Mpumi Ekeke" w:date="2026-10-12T17:23:00Z" w16du:dateUtc="2026-10-12T15:23:00Z">
              <w:tcPr>
                <w:tcW w:w="2972" w:type="dxa"/>
                <w:gridSpan w:val="2"/>
              </w:tcPr>
            </w:tcPrChange>
          </w:tcPr>
          <w:p w14:paraId="744541A5" w14:textId="1FB853FE" w:rsidR="008B1771" w:rsidRPr="00514F3B" w:rsidRDefault="008B1771" w:rsidP="00514F3B">
            <w:pPr>
              <w:pStyle w:val="NormalWeb"/>
              <w:spacing w:line="360" w:lineRule="auto"/>
              <w:cnfStyle w:val="001000100000" w:firstRow="0" w:lastRow="0" w:firstColumn="1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3" w:type="dxa"/>
            <w:tcPrChange w:id="79" w:author="Mpumi Ekeke" w:date="2026-10-12T17:23:00Z" w16du:dateUtc="2026-10-12T15:23:00Z">
              <w:tcPr>
                <w:tcW w:w="3260" w:type="dxa"/>
                <w:gridSpan w:val="2"/>
              </w:tcPr>
            </w:tcPrChange>
          </w:tcPr>
          <w:p w14:paraId="1FF452A6" w14:textId="450A4867" w:rsidR="008B1771" w:rsidRPr="00514F3B" w:rsidRDefault="008B1771" w:rsidP="00514F3B">
            <w:pPr>
              <w:pStyle w:val="NormalWeb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39" w:type="dxa"/>
            <w:tcPrChange w:id="80" w:author="Mpumi Ekeke" w:date="2026-10-12T17:23:00Z" w16du:dateUtc="2026-10-12T15:23:00Z">
              <w:tcPr>
                <w:tcW w:w="3828" w:type="dxa"/>
                <w:gridSpan w:val="2"/>
              </w:tcPr>
            </w:tcPrChange>
          </w:tcPr>
          <w:p w14:paraId="7B137FF2" w14:textId="4A6530CC" w:rsidR="008B1771" w:rsidRPr="00514F3B" w:rsidRDefault="008B1771" w:rsidP="00514F3B">
            <w:pPr>
              <w:pStyle w:val="NormalWeb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9" w:type="dxa"/>
            <w:tcPrChange w:id="81" w:author="Mpumi Ekeke" w:date="2026-10-12T17:23:00Z" w16du:dateUtc="2026-10-12T15:23:00Z">
              <w:tcPr>
                <w:tcW w:w="3828" w:type="dxa"/>
                <w:gridSpan w:val="2"/>
              </w:tcPr>
            </w:tcPrChange>
          </w:tcPr>
          <w:p w14:paraId="0A8FCAD5" w14:textId="77777777" w:rsidR="008B1771" w:rsidRPr="00514F3B" w:rsidRDefault="008B1771" w:rsidP="00514F3B">
            <w:pPr>
              <w:pStyle w:val="NormalWeb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B1771" w:rsidRPr="00514F3B" w14:paraId="09D874E8" w14:textId="4964F7A3" w:rsidTr="008B17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9" w:type="dxa"/>
            <w:tcPrChange w:id="82" w:author="Mpumi Ekeke" w:date="2026-10-12T17:23:00Z" w16du:dateUtc="2026-10-12T15:23:00Z">
              <w:tcPr>
                <w:tcW w:w="2972" w:type="dxa"/>
                <w:gridSpan w:val="2"/>
              </w:tcPr>
            </w:tcPrChange>
          </w:tcPr>
          <w:p w14:paraId="11EA7533" w14:textId="7D7AE859" w:rsidR="008B1771" w:rsidRPr="00514F3B" w:rsidRDefault="008B1771" w:rsidP="00514F3B">
            <w:pPr>
              <w:pStyle w:val="NormalWeb"/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3" w:type="dxa"/>
            <w:tcPrChange w:id="83" w:author="Mpumi Ekeke" w:date="2026-10-12T17:23:00Z" w16du:dateUtc="2026-10-12T15:23:00Z">
              <w:tcPr>
                <w:tcW w:w="3260" w:type="dxa"/>
                <w:gridSpan w:val="2"/>
              </w:tcPr>
            </w:tcPrChange>
          </w:tcPr>
          <w:p w14:paraId="6A9EECB5" w14:textId="36886EB6" w:rsidR="008B1771" w:rsidRPr="00514F3B" w:rsidRDefault="008B1771" w:rsidP="00514F3B">
            <w:pPr>
              <w:pStyle w:val="NormalWeb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39" w:type="dxa"/>
            <w:tcPrChange w:id="84" w:author="Mpumi Ekeke" w:date="2026-10-12T17:23:00Z" w16du:dateUtc="2026-10-12T15:23:00Z">
              <w:tcPr>
                <w:tcW w:w="3828" w:type="dxa"/>
                <w:gridSpan w:val="2"/>
              </w:tcPr>
            </w:tcPrChange>
          </w:tcPr>
          <w:p w14:paraId="6DEBCB05" w14:textId="270DEAC9" w:rsidR="008B1771" w:rsidRPr="00514F3B" w:rsidRDefault="008B1771" w:rsidP="00514F3B">
            <w:pPr>
              <w:pStyle w:val="NormalWeb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9" w:type="dxa"/>
            <w:tcPrChange w:id="85" w:author="Mpumi Ekeke" w:date="2026-10-12T17:23:00Z" w16du:dateUtc="2026-10-12T15:23:00Z">
              <w:tcPr>
                <w:tcW w:w="3828" w:type="dxa"/>
                <w:gridSpan w:val="2"/>
              </w:tcPr>
            </w:tcPrChange>
          </w:tcPr>
          <w:p w14:paraId="417D1323" w14:textId="77777777" w:rsidR="008B1771" w:rsidRPr="00514F3B" w:rsidRDefault="008B1771" w:rsidP="00514F3B">
            <w:pPr>
              <w:pStyle w:val="NormalWeb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B1771" w:rsidRPr="00514F3B" w14:paraId="217D71F8" w14:textId="76540745" w:rsidTr="008B17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9" w:type="dxa"/>
            <w:tcPrChange w:id="86" w:author="Mpumi Ekeke" w:date="2026-10-12T17:23:00Z" w16du:dateUtc="2026-10-12T15:23:00Z">
              <w:tcPr>
                <w:tcW w:w="2972" w:type="dxa"/>
                <w:gridSpan w:val="2"/>
              </w:tcPr>
            </w:tcPrChange>
          </w:tcPr>
          <w:p w14:paraId="5009A5F2" w14:textId="6F309D8F" w:rsidR="008B1771" w:rsidRPr="00514F3B" w:rsidRDefault="008B1771" w:rsidP="00514F3B">
            <w:pPr>
              <w:pStyle w:val="NormalWeb"/>
              <w:spacing w:line="360" w:lineRule="auto"/>
              <w:cnfStyle w:val="001000100000" w:firstRow="0" w:lastRow="0" w:firstColumn="1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3" w:type="dxa"/>
            <w:tcPrChange w:id="87" w:author="Mpumi Ekeke" w:date="2026-10-12T17:23:00Z" w16du:dateUtc="2026-10-12T15:23:00Z">
              <w:tcPr>
                <w:tcW w:w="3260" w:type="dxa"/>
                <w:gridSpan w:val="2"/>
              </w:tcPr>
            </w:tcPrChange>
          </w:tcPr>
          <w:p w14:paraId="1D302190" w14:textId="2B0C070C" w:rsidR="008B1771" w:rsidRPr="00514F3B" w:rsidRDefault="008B1771" w:rsidP="00514F3B">
            <w:pPr>
              <w:pStyle w:val="NormalWeb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39" w:type="dxa"/>
            <w:tcPrChange w:id="88" w:author="Mpumi Ekeke" w:date="2026-10-12T17:23:00Z" w16du:dateUtc="2026-10-12T15:23:00Z">
              <w:tcPr>
                <w:tcW w:w="3828" w:type="dxa"/>
                <w:gridSpan w:val="2"/>
              </w:tcPr>
            </w:tcPrChange>
          </w:tcPr>
          <w:p w14:paraId="5A845353" w14:textId="5BF4F157" w:rsidR="008B1771" w:rsidRPr="00514F3B" w:rsidRDefault="008B1771" w:rsidP="00514F3B">
            <w:pPr>
              <w:pStyle w:val="NormalWeb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9" w:type="dxa"/>
            <w:tcPrChange w:id="89" w:author="Mpumi Ekeke" w:date="2026-10-12T17:23:00Z" w16du:dateUtc="2026-10-12T15:23:00Z">
              <w:tcPr>
                <w:tcW w:w="3828" w:type="dxa"/>
                <w:gridSpan w:val="2"/>
              </w:tcPr>
            </w:tcPrChange>
          </w:tcPr>
          <w:p w14:paraId="10A7CEF1" w14:textId="77777777" w:rsidR="008B1771" w:rsidRPr="00514F3B" w:rsidRDefault="008B1771" w:rsidP="00514F3B">
            <w:pPr>
              <w:pStyle w:val="NormalWeb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B1771" w:rsidRPr="00514F3B" w14:paraId="351EAFDD" w14:textId="10BAA42F" w:rsidTr="008B17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9" w:type="dxa"/>
            <w:tcPrChange w:id="90" w:author="Mpumi Ekeke" w:date="2026-10-12T17:23:00Z" w16du:dateUtc="2026-10-12T15:23:00Z">
              <w:tcPr>
                <w:tcW w:w="2972" w:type="dxa"/>
                <w:gridSpan w:val="2"/>
              </w:tcPr>
            </w:tcPrChange>
          </w:tcPr>
          <w:p w14:paraId="6489F043" w14:textId="37196146" w:rsidR="008B1771" w:rsidRPr="00514F3B" w:rsidRDefault="008B1771" w:rsidP="00514F3B">
            <w:pPr>
              <w:pStyle w:val="NormalWeb"/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3" w:type="dxa"/>
            <w:tcPrChange w:id="91" w:author="Mpumi Ekeke" w:date="2026-10-12T17:23:00Z" w16du:dateUtc="2026-10-12T15:23:00Z">
              <w:tcPr>
                <w:tcW w:w="3260" w:type="dxa"/>
                <w:gridSpan w:val="2"/>
              </w:tcPr>
            </w:tcPrChange>
          </w:tcPr>
          <w:p w14:paraId="1AD32AE2" w14:textId="0777236A" w:rsidR="008B1771" w:rsidRPr="00514F3B" w:rsidRDefault="008B1771" w:rsidP="00514F3B">
            <w:pPr>
              <w:pStyle w:val="NormalWeb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39" w:type="dxa"/>
            <w:tcPrChange w:id="92" w:author="Mpumi Ekeke" w:date="2026-10-12T17:23:00Z" w16du:dateUtc="2026-10-12T15:23:00Z">
              <w:tcPr>
                <w:tcW w:w="3828" w:type="dxa"/>
                <w:gridSpan w:val="2"/>
              </w:tcPr>
            </w:tcPrChange>
          </w:tcPr>
          <w:p w14:paraId="3220F333" w14:textId="5EDB8C04" w:rsidR="008B1771" w:rsidRPr="00514F3B" w:rsidRDefault="008B1771" w:rsidP="00514F3B">
            <w:pPr>
              <w:pStyle w:val="NormalWeb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9" w:type="dxa"/>
            <w:tcPrChange w:id="93" w:author="Mpumi Ekeke" w:date="2026-10-12T17:23:00Z" w16du:dateUtc="2026-10-12T15:23:00Z">
              <w:tcPr>
                <w:tcW w:w="3828" w:type="dxa"/>
                <w:gridSpan w:val="2"/>
              </w:tcPr>
            </w:tcPrChange>
          </w:tcPr>
          <w:p w14:paraId="63394E21" w14:textId="77777777" w:rsidR="008B1771" w:rsidRPr="00514F3B" w:rsidRDefault="008B1771" w:rsidP="00514F3B">
            <w:pPr>
              <w:pStyle w:val="NormalWeb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03587A86" w14:textId="63C52572" w:rsidR="00E36794" w:rsidRDefault="00E36794" w:rsidP="00E36794"/>
    <w:p w14:paraId="1D3A6128" w14:textId="77777777" w:rsidR="00432AC6" w:rsidRDefault="00432AC6" w:rsidP="00E36794"/>
    <w:p w14:paraId="59DAC73C" w14:textId="0E933E86" w:rsidR="00E36794" w:rsidRPr="00E36794" w:rsidDel="009C74E1" w:rsidRDefault="00432AC6" w:rsidP="009C74E1">
      <w:pPr>
        <w:pStyle w:val="Heading1"/>
        <w:rPr>
          <w:del w:id="94" w:author="Mpumi Ekeke" w:date="2026-10-12T17:24:00Z" w16du:dateUtc="2026-10-12T15:24:00Z"/>
          <w:rFonts w:ascii="Arial" w:hAnsi="Arial" w:cs="Arial"/>
          <w:sz w:val="22"/>
          <w:szCs w:val="22"/>
        </w:rPr>
      </w:pPr>
      <w:bookmarkStart w:id="95" w:name="_Toc242090457"/>
      <w:del w:id="96" w:author="Mpumi Ekeke" w:date="2026-10-12T17:24:00Z" w16du:dateUtc="2026-10-12T15:24:00Z">
        <w:r w:rsidDel="009C74E1">
          <w:rPr>
            <w:rFonts w:ascii="Arial" w:hAnsi="Arial" w:cs="Arial"/>
            <w:sz w:val="22"/>
            <w:szCs w:val="22"/>
          </w:rPr>
          <w:lastRenderedPageBreak/>
          <w:delText>9</w:delText>
        </w:r>
        <w:r w:rsidR="00E36794" w:rsidRPr="00E36794" w:rsidDel="009C74E1">
          <w:rPr>
            <w:rFonts w:ascii="Arial" w:hAnsi="Arial" w:cs="Arial"/>
            <w:sz w:val="22"/>
            <w:szCs w:val="22"/>
          </w:rPr>
          <w:delText xml:space="preserve">. </w:delText>
        </w:r>
        <w:r w:rsidR="00E36794" w:rsidDel="009C74E1">
          <w:rPr>
            <w:rFonts w:ascii="Arial" w:hAnsi="Arial" w:cs="Arial"/>
            <w:sz w:val="22"/>
            <w:szCs w:val="22"/>
          </w:rPr>
          <w:delText>Evidence</w:delText>
        </w:r>
        <w:r w:rsidR="00E36794" w:rsidRPr="00E36794" w:rsidDel="009C74E1">
          <w:rPr>
            <w:rFonts w:ascii="Arial" w:hAnsi="Arial" w:cs="Arial"/>
            <w:sz w:val="22"/>
            <w:szCs w:val="22"/>
          </w:rPr>
          <w:delText xml:space="preserve"> of progression during the reporting period</w:delText>
        </w:r>
        <w:bookmarkEnd w:id="95"/>
      </w:del>
    </w:p>
    <w:p w14:paraId="2214AE87" w14:textId="41D24A2F" w:rsidR="00432AC6" w:rsidDel="009C74E1" w:rsidRDefault="00432AC6" w:rsidP="009C74E1">
      <w:pPr>
        <w:pStyle w:val="Heading1"/>
        <w:rPr>
          <w:del w:id="97" w:author="Mpumi Ekeke" w:date="2026-10-12T17:24:00Z" w16du:dateUtc="2026-10-12T15:24:00Z"/>
          <w:rFonts w:cs="Arial"/>
          <w:sz w:val="22"/>
        </w:rPr>
        <w:pPrChange w:id="98" w:author="Mpumi Ekeke" w:date="2026-10-12T17:24:00Z" w16du:dateUtc="2026-10-12T15:24:00Z">
          <w:pPr>
            <w:spacing w:line="360" w:lineRule="auto"/>
            <w:jc w:val="both"/>
          </w:pPr>
        </w:pPrChange>
      </w:pPr>
    </w:p>
    <w:p w14:paraId="4CA55D29" w14:textId="0AEB8614" w:rsidR="00E36794" w:rsidRPr="00E36794" w:rsidRDefault="00E36794" w:rsidP="009C74E1">
      <w:pPr>
        <w:pStyle w:val="Heading1"/>
        <w:rPr>
          <w:rFonts w:cs="Arial"/>
          <w:sz w:val="22"/>
        </w:rPr>
        <w:pPrChange w:id="99" w:author="Mpumi Ekeke" w:date="2026-10-12T17:24:00Z" w16du:dateUtc="2026-10-12T15:24:00Z">
          <w:pPr>
            <w:spacing w:line="360" w:lineRule="auto"/>
            <w:jc w:val="both"/>
          </w:pPr>
        </w:pPrChange>
      </w:pPr>
      <w:del w:id="100" w:author="Mpumi Ekeke" w:date="2026-10-12T17:24:00Z" w16du:dateUtc="2026-10-12T15:24:00Z">
        <w:r w:rsidRPr="00E36794" w:rsidDel="009C74E1">
          <w:rPr>
            <w:rFonts w:cs="Arial"/>
            <w:sz w:val="22"/>
          </w:rPr>
          <w:delText xml:space="preserve">The reporting period demonstrates a progression in the </w:delText>
        </w:r>
        <w:r w:rsidR="00432AC6" w:rsidDel="009C74E1">
          <w:rPr>
            <w:rFonts w:cs="Arial"/>
            <w:sz w:val="22"/>
          </w:rPr>
          <w:delText>……………..</w:delText>
        </w:r>
      </w:del>
    </w:p>
    <w:p w14:paraId="11C35E67" w14:textId="7450BC3D" w:rsidR="00D757F4" w:rsidRPr="00E36794" w:rsidRDefault="009C74E1" w:rsidP="009432E9">
      <w:pPr>
        <w:pStyle w:val="Heading1"/>
        <w:spacing w:line="360" w:lineRule="auto"/>
        <w:jc w:val="both"/>
        <w:rPr>
          <w:rFonts w:ascii="Arial" w:hAnsi="Arial" w:cs="Arial"/>
          <w:sz w:val="24"/>
          <w:szCs w:val="24"/>
        </w:rPr>
      </w:pPr>
      <w:bookmarkStart w:id="101" w:name="_Toc242090458"/>
      <w:bookmarkStart w:id="102" w:name="_Hlk242123158"/>
      <w:ins w:id="103" w:author="Mpumi Ekeke" w:date="2026-10-12T17:24:00Z" w16du:dateUtc="2026-10-12T15:24:00Z">
        <w:r>
          <w:rPr>
            <w:rFonts w:ascii="Arial" w:hAnsi="Arial" w:cs="Arial"/>
            <w:sz w:val="24"/>
            <w:szCs w:val="24"/>
          </w:rPr>
          <w:t>9</w:t>
        </w:r>
      </w:ins>
      <w:del w:id="104" w:author="Mpumi Ekeke" w:date="2026-10-12T17:24:00Z" w16du:dateUtc="2026-10-12T15:24:00Z">
        <w:r w:rsidR="00514F3B" w:rsidRPr="00E36794" w:rsidDel="009C74E1">
          <w:rPr>
            <w:rFonts w:ascii="Arial" w:hAnsi="Arial" w:cs="Arial"/>
            <w:sz w:val="24"/>
            <w:szCs w:val="24"/>
          </w:rPr>
          <w:delText>1</w:delText>
        </w:r>
        <w:r w:rsidR="00432AC6" w:rsidDel="009C74E1">
          <w:rPr>
            <w:rFonts w:ascii="Arial" w:hAnsi="Arial" w:cs="Arial"/>
            <w:sz w:val="24"/>
            <w:szCs w:val="24"/>
          </w:rPr>
          <w:delText>0</w:delText>
        </w:r>
      </w:del>
      <w:r w:rsidR="008D7D82" w:rsidRPr="00E36794">
        <w:rPr>
          <w:rFonts w:ascii="Arial" w:hAnsi="Arial" w:cs="Arial"/>
          <w:sz w:val="24"/>
          <w:szCs w:val="24"/>
        </w:rPr>
        <w:t xml:space="preserve">. </w:t>
      </w:r>
      <w:r w:rsidR="00E36794" w:rsidRPr="00E36794">
        <w:rPr>
          <w:rFonts w:ascii="Arial" w:hAnsi="Arial" w:cs="Arial"/>
          <w:sz w:val="24"/>
          <w:szCs w:val="24"/>
        </w:rPr>
        <w:t>Conclusion</w:t>
      </w:r>
      <w:bookmarkEnd w:id="101"/>
    </w:p>
    <w:bookmarkEnd w:id="102"/>
    <w:p w14:paraId="22861399" w14:textId="77777777" w:rsidR="00432AC6" w:rsidRDefault="00432AC6" w:rsidP="008D7D82">
      <w:pPr>
        <w:spacing w:line="360" w:lineRule="auto"/>
        <w:jc w:val="both"/>
        <w:rPr>
          <w:sz w:val="22"/>
        </w:rPr>
      </w:pPr>
    </w:p>
    <w:p w14:paraId="362A223E" w14:textId="7A44E9B6" w:rsidR="00432AC6" w:rsidRDefault="008D7D82" w:rsidP="008D7D82">
      <w:pPr>
        <w:spacing w:line="360" w:lineRule="auto"/>
        <w:jc w:val="both"/>
        <w:rPr>
          <w:sz w:val="22"/>
        </w:rPr>
      </w:pPr>
      <w:r w:rsidRPr="008D7D82">
        <w:rPr>
          <w:sz w:val="22"/>
        </w:rPr>
        <w:t xml:space="preserve">The period from </w:t>
      </w:r>
      <w:r w:rsidR="00432AC6">
        <w:rPr>
          <w:sz w:val="22"/>
        </w:rPr>
        <w:t>…………………</w:t>
      </w:r>
      <w:proofErr w:type="gramStart"/>
      <w:r w:rsidR="00432AC6">
        <w:rPr>
          <w:sz w:val="22"/>
        </w:rPr>
        <w:t>…..</w:t>
      </w:r>
      <w:proofErr w:type="gramEnd"/>
      <w:r w:rsidRPr="008D7D82">
        <w:rPr>
          <w:sz w:val="22"/>
        </w:rPr>
        <w:t xml:space="preserve">constituted a </w:t>
      </w:r>
      <w:r w:rsidR="00432AC6">
        <w:rPr>
          <w:sz w:val="22"/>
        </w:rPr>
        <w:t>………….</w:t>
      </w:r>
    </w:p>
    <w:p w14:paraId="1011538C" w14:textId="5C24ADC6" w:rsidR="005E55A7" w:rsidRPr="00E36794" w:rsidRDefault="005E55A7" w:rsidP="005E55A7">
      <w:pPr>
        <w:pStyle w:val="Heading1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36794">
        <w:rPr>
          <w:rFonts w:ascii="Arial" w:hAnsi="Arial" w:cs="Arial"/>
          <w:sz w:val="24"/>
          <w:szCs w:val="24"/>
        </w:rPr>
        <w:t>1</w:t>
      </w:r>
      <w:r>
        <w:rPr>
          <w:rFonts w:ascii="Arial" w:hAnsi="Arial" w:cs="Arial"/>
          <w:sz w:val="24"/>
          <w:szCs w:val="24"/>
        </w:rPr>
        <w:t>0</w:t>
      </w:r>
      <w:r w:rsidRPr="00E36794">
        <w:rPr>
          <w:rFonts w:ascii="Arial" w:hAnsi="Arial" w:cs="Arial"/>
          <w:sz w:val="24"/>
          <w:szCs w:val="24"/>
        </w:rPr>
        <w:t xml:space="preserve">. </w:t>
      </w:r>
      <w:r>
        <w:rPr>
          <w:rFonts w:ascii="Arial" w:hAnsi="Arial" w:cs="Arial"/>
          <w:sz w:val="24"/>
          <w:szCs w:val="24"/>
        </w:rPr>
        <w:t xml:space="preserve">Report Affirmation and Sign-off </w:t>
      </w:r>
    </w:p>
    <w:p w14:paraId="40C6F450" w14:textId="062B733A" w:rsidR="00432AC6" w:rsidRDefault="00432AC6" w:rsidP="008D7D82">
      <w:pPr>
        <w:spacing w:line="360" w:lineRule="auto"/>
        <w:jc w:val="both"/>
        <w:rPr>
          <w:sz w:val="22"/>
        </w:rPr>
      </w:pPr>
    </w:p>
    <w:p w14:paraId="7BB99865" w14:textId="6F8A0160" w:rsidR="005E55A7" w:rsidRDefault="006E4306" w:rsidP="008D7D82">
      <w:pPr>
        <w:spacing w:line="360" w:lineRule="auto"/>
        <w:jc w:val="both"/>
        <w:rPr>
          <w:sz w:val="22"/>
        </w:rPr>
      </w:pPr>
      <w:r>
        <w:rPr>
          <w:sz w:val="22"/>
        </w:rPr>
        <w:t>I hereby declare and confirm that this Portfolio of Evidence is a true, accurate and complete reflection of the activities performed in line with and within the mandate of the ……………</w:t>
      </w:r>
      <w:proofErr w:type="gramStart"/>
      <w:r>
        <w:rPr>
          <w:sz w:val="22"/>
        </w:rPr>
        <w:t>….sub</w:t>
      </w:r>
      <w:proofErr w:type="gramEnd"/>
      <w:r>
        <w:rPr>
          <w:sz w:val="22"/>
        </w:rPr>
        <w:t xml:space="preserve">-stream during the period ……………….and …………………… </w:t>
      </w:r>
    </w:p>
    <w:p w14:paraId="4C5CFC95" w14:textId="4466F61B" w:rsidR="006E4306" w:rsidRDefault="006E4306" w:rsidP="008D7D82">
      <w:pPr>
        <w:spacing w:line="360" w:lineRule="auto"/>
        <w:jc w:val="both"/>
        <w:rPr>
          <w:sz w:val="22"/>
        </w:rPr>
      </w:pPr>
    </w:p>
    <w:p w14:paraId="4AE86EE0" w14:textId="5B3ADBCA" w:rsidR="006E4306" w:rsidRDefault="006E4306" w:rsidP="008D7D82">
      <w:pPr>
        <w:spacing w:line="360" w:lineRule="auto"/>
        <w:jc w:val="both"/>
        <w:rPr>
          <w:sz w:val="22"/>
        </w:rPr>
      </w:pPr>
      <w:r>
        <w:rPr>
          <w:sz w:val="22"/>
        </w:rPr>
        <w:t>Signature __________________</w:t>
      </w:r>
    </w:p>
    <w:p w14:paraId="5A34F067" w14:textId="004693A6" w:rsidR="006E4306" w:rsidRDefault="006E4306" w:rsidP="008D7D82">
      <w:pPr>
        <w:spacing w:line="360" w:lineRule="auto"/>
        <w:jc w:val="both"/>
        <w:rPr>
          <w:sz w:val="22"/>
        </w:rPr>
      </w:pPr>
      <w:r>
        <w:rPr>
          <w:sz w:val="22"/>
        </w:rPr>
        <w:t xml:space="preserve">Name: </w:t>
      </w:r>
    </w:p>
    <w:p w14:paraId="2E9B0619" w14:textId="607EE3F2" w:rsidR="006E4306" w:rsidRDefault="006E4306" w:rsidP="008D7D82">
      <w:pPr>
        <w:spacing w:line="360" w:lineRule="auto"/>
        <w:jc w:val="both"/>
        <w:rPr>
          <w:sz w:val="22"/>
        </w:rPr>
      </w:pPr>
      <w:r>
        <w:rPr>
          <w:sz w:val="22"/>
        </w:rPr>
        <w:t xml:space="preserve">Date: </w:t>
      </w:r>
    </w:p>
    <w:p w14:paraId="6AF15D01" w14:textId="4889E66D" w:rsidR="00432AC6" w:rsidRDefault="00432AC6" w:rsidP="008D7D82">
      <w:pPr>
        <w:spacing w:line="360" w:lineRule="auto"/>
        <w:jc w:val="both"/>
        <w:rPr>
          <w:sz w:val="22"/>
        </w:rPr>
      </w:pPr>
    </w:p>
    <w:p w14:paraId="6D59AF33" w14:textId="51C53085" w:rsidR="00432AC6" w:rsidRDefault="00432AC6" w:rsidP="006E4306">
      <w:pPr>
        <w:spacing w:line="360" w:lineRule="auto"/>
        <w:jc w:val="center"/>
        <w:rPr>
          <w:b/>
          <w:bCs/>
          <w:sz w:val="22"/>
        </w:rPr>
      </w:pPr>
      <w:r w:rsidRPr="00432AC6">
        <w:rPr>
          <w:b/>
          <w:bCs/>
          <w:sz w:val="22"/>
        </w:rPr>
        <w:t>ANNEXURES</w:t>
      </w:r>
      <w:ins w:id="105" w:author="Mpumi Ekeke" w:date="2026-10-12T17:25:00Z" w16du:dateUtc="2026-10-12T15:25:00Z">
        <w:r w:rsidR="009C74E1">
          <w:rPr>
            <w:b/>
            <w:bCs/>
            <w:sz w:val="22"/>
          </w:rPr>
          <w:t xml:space="preserve"> (</w:t>
        </w:r>
      </w:ins>
      <w:ins w:id="106" w:author="Mpumi Ekeke" w:date="2026-10-12T17:26:00Z" w16du:dateUtc="2026-10-12T15:26:00Z">
        <w:r w:rsidR="00024E34">
          <w:rPr>
            <w:b/>
            <w:bCs/>
            <w:sz w:val="22"/>
          </w:rPr>
          <w:t>Name a</w:t>
        </w:r>
      </w:ins>
      <w:ins w:id="107" w:author="Mpumi Ekeke" w:date="2026-10-12T17:25:00Z" w16du:dateUtc="2026-10-12T15:25:00Z">
        <w:r w:rsidR="009C74E1">
          <w:rPr>
            <w:b/>
            <w:bCs/>
            <w:sz w:val="22"/>
          </w:rPr>
          <w:t>ll</w:t>
        </w:r>
      </w:ins>
      <w:ins w:id="108" w:author="Mpumi Ekeke" w:date="2026-10-12T17:26:00Z" w16du:dateUtc="2026-10-12T15:26:00Z">
        <w:r w:rsidR="00024E34">
          <w:rPr>
            <w:b/>
            <w:bCs/>
            <w:sz w:val="22"/>
          </w:rPr>
          <w:t xml:space="preserve"> submitted</w:t>
        </w:r>
      </w:ins>
      <w:ins w:id="109" w:author="Mpumi Ekeke" w:date="2026-10-12T17:25:00Z" w16du:dateUtc="2026-10-12T15:25:00Z">
        <w:r w:rsidR="009C74E1">
          <w:rPr>
            <w:b/>
            <w:bCs/>
            <w:sz w:val="22"/>
          </w:rPr>
          <w:t xml:space="preserve"> PoE)</w:t>
        </w:r>
      </w:ins>
    </w:p>
    <w:p w14:paraId="2F9BB82A" w14:textId="70AA976D" w:rsidR="00432AC6" w:rsidRDefault="00432AC6" w:rsidP="006E4306">
      <w:pPr>
        <w:spacing w:line="360" w:lineRule="auto"/>
        <w:jc w:val="center"/>
        <w:rPr>
          <w:b/>
          <w:bCs/>
          <w:sz w:val="22"/>
        </w:rPr>
      </w:pPr>
      <w:r>
        <w:rPr>
          <w:b/>
          <w:bCs/>
          <w:sz w:val="22"/>
        </w:rPr>
        <w:t>………………….</w:t>
      </w:r>
    </w:p>
    <w:p w14:paraId="5B80142D" w14:textId="2F563318" w:rsidR="00432AC6" w:rsidRDefault="00432AC6" w:rsidP="006E4306">
      <w:pPr>
        <w:spacing w:line="360" w:lineRule="auto"/>
        <w:jc w:val="center"/>
        <w:rPr>
          <w:b/>
          <w:bCs/>
          <w:sz w:val="22"/>
        </w:rPr>
      </w:pPr>
      <w:r>
        <w:rPr>
          <w:b/>
          <w:bCs/>
          <w:sz w:val="22"/>
        </w:rPr>
        <w:t>………………….</w:t>
      </w:r>
    </w:p>
    <w:p w14:paraId="18F2DF69" w14:textId="1316639A" w:rsidR="00432AC6" w:rsidRDefault="00432AC6" w:rsidP="006E4306">
      <w:pPr>
        <w:spacing w:line="360" w:lineRule="auto"/>
        <w:jc w:val="center"/>
        <w:rPr>
          <w:b/>
          <w:bCs/>
          <w:sz w:val="22"/>
        </w:rPr>
      </w:pPr>
      <w:r>
        <w:rPr>
          <w:b/>
          <w:bCs/>
          <w:sz w:val="22"/>
        </w:rPr>
        <w:t>…………………</w:t>
      </w:r>
    </w:p>
    <w:p w14:paraId="5CF7B6B4" w14:textId="21A39B78" w:rsidR="00432AC6" w:rsidRDefault="00432AC6" w:rsidP="006E4306">
      <w:pPr>
        <w:spacing w:line="360" w:lineRule="auto"/>
        <w:jc w:val="center"/>
        <w:rPr>
          <w:b/>
          <w:bCs/>
          <w:sz w:val="22"/>
        </w:rPr>
      </w:pPr>
      <w:r>
        <w:rPr>
          <w:b/>
          <w:bCs/>
          <w:sz w:val="22"/>
        </w:rPr>
        <w:t>…………………</w:t>
      </w:r>
    </w:p>
    <w:p w14:paraId="1C8FFD79" w14:textId="5AFBCB3F" w:rsidR="00432AC6" w:rsidRDefault="00432AC6" w:rsidP="008D7D82">
      <w:pPr>
        <w:spacing w:line="360" w:lineRule="auto"/>
        <w:jc w:val="both"/>
        <w:rPr>
          <w:b/>
          <w:bCs/>
          <w:sz w:val="22"/>
        </w:rPr>
      </w:pPr>
    </w:p>
    <w:p w14:paraId="08B103E3" w14:textId="77777777" w:rsidR="00432AC6" w:rsidRPr="00432AC6" w:rsidRDefault="00432AC6" w:rsidP="008D7D82">
      <w:pPr>
        <w:spacing w:line="360" w:lineRule="auto"/>
        <w:jc w:val="both"/>
        <w:rPr>
          <w:b/>
          <w:bCs/>
          <w:sz w:val="22"/>
        </w:rPr>
      </w:pPr>
    </w:p>
    <w:sectPr w:rsidR="00432AC6" w:rsidRPr="00432AC6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E69BF5" w14:textId="77777777" w:rsidR="00A40420" w:rsidRDefault="00A40420" w:rsidP="009432E9">
      <w:pPr>
        <w:spacing w:after="0" w:line="240" w:lineRule="auto"/>
      </w:pPr>
      <w:r>
        <w:separator/>
      </w:r>
    </w:p>
  </w:endnote>
  <w:endnote w:type="continuationSeparator" w:id="0">
    <w:p w14:paraId="11559271" w14:textId="77777777" w:rsidR="00A40420" w:rsidRDefault="00A40420" w:rsidP="009432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B5591C" w14:textId="784B4D48" w:rsidR="009432E9" w:rsidRPr="009432E9" w:rsidRDefault="009432E9" w:rsidP="009432E9">
    <w:pPr>
      <w:pStyle w:val="Footer"/>
      <w:jc w:val="center"/>
      <w:rPr>
        <w:bCs/>
        <w:i/>
        <w:iCs/>
      </w:rPr>
    </w:pPr>
    <w:r w:rsidRPr="009432E9">
      <w:rPr>
        <w:bCs/>
        <w:i/>
        <w:iCs/>
      </w:rPr>
      <w:t xml:space="preserve">Confidential: Internal NDMC </w:t>
    </w:r>
    <w:r w:rsidR="00432AC6">
      <w:rPr>
        <w:bCs/>
        <w:i/>
        <w:iCs/>
      </w:rPr>
      <w:t xml:space="preserve">&amp; DM RMO Stream </w:t>
    </w:r>
    <w:r w:rsidRPr="009432E9">
      <w:rPr>
        <w:bCs/>
        <w:i/>
        <w:iCs/>
      </w:rPr>
      <w:t>Document</w:t>
    </w:r>
  </w:p>
  <w:p w14:paraId="15729FE4" w14:textId="77777777" w:rsidR="009432E9" w:rsidRDefault="009432E9" w:rsidP="009432E9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CE4F54" w14:textId="77777777" w:rsidR="00A40420" w:rsidRDefault="00A40420" w:rsidP="009432E9">
      <w:pPr>
        <w:spacing w:after="0" w:line="240" w:lineRule="auto"/>
      </w:pPr>
      <w:r>
        <w:separator/>
      </w:r>
    </w:p>
  </w:footnote>
  <w:footnote w:type="continuationSeparator" w:id="0">
    <w:p w14:paraId="013DDE15" w14:textId="77777777" w:rsidR="00A40420" w:rsidRDefault="00A40420" w:rsidP="009432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83764" w14:textId="5A6225E3" w:rsidR="009432E9" w:rsidRDefault="009432E9" w:rsidP="009432E9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D8C62C4"/>
    <w:multiLevelType w:val="multilevel"/>
    <w:tmpl w:val="A67C7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CE1A9D"/>
    <w:multiLevelType w:val="multilevel"/>
    <w:tmpl w:val="815C3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FA5EA1"/>
    <w:multiLevelType w:val="multilevel"/>
    <w:tmpl w:val="276EF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7D4E91"/>
    <w:multiLevelType w:val="multilevel"/>
    <w:tmpl w:val="96B88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8CB262C"/>
    <w:multiLevelType w:val="multilevel"/>
    <w:tmpl w:val="2F088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2F6544"/>
    <w:multiLevelType w:val="hybridMultilevel"/>
    <w:tmpl w:val="6A7463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AE69D6"/>
    <w:multiLevelType w:val="multilevel"/>
    <w:tmpl w:val="EA845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8152B7"/>
    <w:multiLevelType w:val="multilevel"/>
    <w:tmpl w:val="E03AB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8B50B2"/>
    <w:multiLevelType w:val="multilevel"/>
    <w:tmpl w:val="21B2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2D626F"/>
    <w:multiLevelType w:val="multilevel"/>
    <w:tmpl w:val="08DE9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606C70"/>
    <w:multiLevelType w:val="multilevel"/>
    <w:tmpl w:val="B3FE8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2BE1BE5"/>
    <w:multiLevelType w:val="multilevel"/>
    <w:tmpl w:val="8E746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D16A7E"/>
    <w:multiLevelType w:val="multilevel"/>
    <w:tmpl w:val="7F28A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3B91D09"/>
    <w:multiLevelType w:val="multilevel"/>
    <w:tmpl w:val="502AA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485D23"/>
    <w:multiLevelType w:val="multilevel"/>
    <w:tmpl w:val="9C6ED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2322E4"/>
    <w:multiLevelType w:val="multilevel"/>
    <w:tmpl w:val="9BC66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2C0A3A"/>
    <w:multiLevelType w:val="multilevel"/>
    <w:tmpl w:val="2A882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614839">
    <w:abstractNumId w:val="8"/>
  </w:num>
  <w:num w:numId="2" w16cid:durableId="555091850">
    <w:abstractNumId w:val="6"/>
  </w:num>
  <w:num w:numId="3" w16cid:durableId="507327489">
    <w:abstractNumId w:val="5"/>
  </w:num>
  <w:num w:numId="4" w16cid:durableId="1429424060">
    <w:abstractNumId w:val="4"/>
  </w:num>
  <w:num w:numId="5" w16cid:durableId="1814129107">
    <w:abstractNumId w:val="7"/>
  </w:num>
  <w:num w:numId="6" w16cid:durableId="971440190">
    <w:abstractNumId w:val="3"/>
  </w:num>
  <w:num w:numId="7" w16cid:durableId="267200174">
    <w:abstractNumId w:val="2"/>
  </w:num>
  <w:num w:numId="8" w16cid:durableId="1231426398">
    <w:abstractNumId w:val="1"/>
  </w:num>
  <w:num w:numId="9" w16cid:durableId="242954418">
    <w:abstractNumId w:val="0"/>
  </w:num>
  <w:num w:numId="10" w16cid:durableId="2018069680">
    <w:abstractNumId w:val="18"/>
  </w:num>
  <w:num w:numId="11" w16cid:durableId="833841717">
    <w:abstractNumId w:val="21"/>
  </w:num>
  <w:num w:numId="12" w16cid:durableId="2009169867">
    <w:abstractNumId w:val="22"/>
  </w:num>
  <w:num w:numId="13" w16cid:durableId="955916532">
    <w:abstractNumId w:val="24"/>
  </w:num>
  <w:num w:numId="14" w16cid:durableId="298001642">
    <w:abstractNumId w:val="16"/>
  </w:num>
  <w:num w:numId="15" w16cid:durableId="1665426557">
    <w:abstractNumId w:val="19"/>
  </w:num>
  <w:num w:numId="16" w16cid:durableId="725950584">
    <w:abstractNumId w:val="13"/>
  </w:num>
  <w:num w:numId="17" w16cid:durableId="1314263352">
    <w:abstractNumId w:val="9"/>
  </w:num>
  <w:num w:numId="18" w16cid:durableId="1317800562">
    <w:abstractNumId w:val="20"/>
  </w:num>
  <w:num w:numId="19" w16cid:durableId="1809008129">
    <w:abstractNumId w:val="25"/>
  </w:num>
  <w:num w:numId="20" w16cid:durableId="961155713">
    <w:abstractNumId w:val="17"/>
  </w:num>
  <w:num w:numId="21" w16cid:durableId="613441006">
    <w:abstractNumId w:val="10"/>
  </w:num>
  <w:num w:numId="22" w16cid:durableId="1173959302">
    <w:abstractNumId w:val="11"/>
  </w:num>
  <w:num w:numId="23" w16cid:durableId="1652443868">
    <w:abstractNumId w:val="23"/>
  </w:num>
  <w:num w:numId="24" w16cid:durableId="797141030">
    <w:abstractNumId w:val="15"/>
  </w:num>
  <w:num w:numId="25" w16cid:durableId="870150655">
    <w:abstractNumId w:val="12"/>
  </w:num>
  <w:num w:numId="26" w16cid:durableId="197208872">
    <w:abstractNumId w:val="1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pumi Ekeke">
    <w15:presenceInfo w15:providerId="AD" w15:userId="S::Mpumi.Ekeke@rsr.org.za::8c7c2c43-b367-496a-b41b-45839dd52f1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1761"/>
    <w:rsid w:val="00024E34"/>
    <w:rsid w:val="00034616"/>
    <w:rsid w:val="00035B2C"/>
    <w:rsid w:val="000449ED"/>
    <w:rsid w:val="0006063C"/>
    <w:rsid w:val="00070290"/>
    <w:rsid w:val="0007186D"/>
    <w:rsid w:val="000B723C"/>
    <w:rsid w:val="000C2CD9"/>
    <w:rsid w:val="000D2FA9"/>
    <w:rsid w:val="00115C43"/>
    <w:rsid w:val="00141241"/>
    <w:rsid w:val="00143F6E"/>
    <w:rsid w:val="0015074B"/>
    <w:rsid w:val="001510F8"/>
    <w:rsid w:val="001825E5"/>
    <w:rsid w:val="001A381B"/>
    <w:rsid w:val="001A66FC"/>
    <w:rsid w:val="001F6E02"/>
    <w:rsid w:val="0022544B"/>
    <w:rsid w:val="00226677"/>
    <w:rsid w:val="00232359"/>
    <w:rsid w:val="00275FD3"/>
    <w:rsid w:val="0029639D"/>
    <w:rsid w:val="002F702F"/>
    <w:rsid w:val="00301C04"/>
    <w:rsid w:val="00326F90"/>
    <w:rsid w:val="00384A87"/>
    <w:rsid w:val="003E192C"/>
    <w:rsid w:val="00432AC6"/>
    <w:rsid w:val="00435C30"/>
    <w:rsid w:val="0043618A"/>
    <w:rsid w:val="004A47F2"/>
    <w:rsid w:val="00514F3B"/>
    <w:rsid w:val="0052529F"/>
    <w:rsid w:val="00527F94"/>
    <w:rsid w:val="00546284"/>
    <w:rsid w:val="0055251A"/>
    <w:rsid w:val="0056488B"/>
    <w:rsid w:val="00567BDB"/>
    <w:rsid w:val="005745FE"/>
    <w:rsid w:val="00580882"/>
    <w:rsid w:val="005E1699"/>
    <w:rsid w:val="005E55A7"/>
    <w:rsid w:val="005F7F65"/>
    <w:rsid w:val="006123AD"/>
    <w:rsid w:val="006A160C"/>
    <w:rsid w:val="006D1124"/>
    <w:rsid w:val="006E4306"/>
    <w:rsid w:val="00706A99"/>
    <w:rsid w:val="00713DBF"/>
    <w:rsid w:val="00795D7E"/>
    <w:rsid w:val="007969B0"/>
    <w:rsid w:val="007B2009"/>
    <w:rsid w:val="007C4883"/>
    <w:rsid w:val="007E707E"/>
    <w:rsid w:val="008113CE"/>
    <w:rsid w:val="00855163"/>
    <w:rsid w:val="008B1771"/>
    <w:rsid w:val="008D7D82"/>
    <w:rsid w:val="008E2600"/>
    <w:rsid w:val="009270D1"/>
    <w:rsid w:val="009432E9"/>
    <w:rsid w:val="00950ED4"/>
    <w:rsid w:val="009B1F5B"/>
    <w:rsid w:val="009C74E1"/>
    <w:rsid w:val="00A222DE"/>
    <w:rsid w:val="00A40420"/>
    <w:rsid w:val="00A506F7"/>
    <w:rsid w:val="00A95334"/>
    <w:rsid w:val="00A962EE"/>
    <w:rsid w:val="00AA1D8D"/>
    <w:rsid w:val="00AA4835"/>
    <w:rsid w:val="00AB7D28"/>
    <w:rsid w:val="00AD7BAC"/>
    <w:rsid w:val="00B47730"/>
    <w:rsid w:val="00BF66BC"/>
    <w:rsid w:val="00C04599"/>
    <w:rsid w:val="00C87C9B"/>
    <w:rsid w:val="00CB0664"/>
    <w:rsid w:val="00CE4CF2"/>
    <w:rsid w:val="00D50298"/>
    <w:rsid w:val="00D66F42"/>
    <w:rsid w:val="00D757F4"/>
    <w:rsid w:val="00DC7853"/>
    <w:rsid w:val="00DD3461"/>
    <w:rsid w:val="00DE2FA0"/>
    <w:rsid w:val="00E26393"/>
    <w:rsid w:val="00E36794"/>
    <w:rsid w:val="00EB31CA"/>
    <w:rsid w:val="00EB3C53"/>
    <w:rsid w:val="00EF6696"/>
    <w:rsid w:val="00EF673F"/>
    <w:rsid w:val="00F34D07"/>
    <w:rsid w:val="00F63A4A"/>
    <w:rsid w:val="00F7548A"/>
    <w:rsid w:val="00F86B74"/>
    <w:rsid w:val="00F86F60"/>
    <w:rsid w:val="00FC517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1E5B5ED3"/>
  <w14:defaultImageDpi w14:val="300"/>
  <w15:docId w15:val="{7F0351CD-8D3F-4531-981C-82CE5218A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9432E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432E9"/>
    <w:pPr>
      <w:spacing w:after="100"/>
      <w:ind w:left="200"/>
    </w:pPr>
  </w:style>
  <w:style w:type="character" w:styleId="Hyperlink">
    <w:name w:val="Hyperlink"/>
    <w:basedOn w:val="DefaultParagraphFont"/>
    <w:uiPriority w:val="99"/>
    <w:unhideWhenUsed/>
    <w:rsid w:val="009432E9"/>
    <w:rPr>
      <w:color w:val="0000FF" w:themeColor="hyperlink"/>
      <w:u w:val="single"/>
    </w:rPr>
  </w:style>
  <w:style w:type="table" w:styleId="PlainTable1">
    <w:name w:val="Plain Table 1"/>
    <w:basedOn w:val="TableNormal"/>
    <w:uiPriority w:val="99"/>
    <w:rsid w:val="00F86F6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unhideWhenUsed/>
    <w:rsid w:val="001A66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6A160C"/>
    <w:pPr>
      <w:spacing w:after="100"/>
      <w:ind w:left="400"/>
    </w:pPr>
  </w:style>
  <w:style w:type="paragraph" w:customStyle="1" w:styleId="pdq2pgselectionanchorcontainer">
    <w:name w:val="pdq2pg_selectionanchorcontainer"/>
    <w:basedOn w:val="Normal"/>
    <w:rsid w:val="008D7D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PlainTable3">
    <w:name w:val="Plain Table 3"/>
    <w:basedOn w:val="TableNormal"/>
    <w:uiPriority w:val="99"/>
    <w:rsid w:val="00E3679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5">
    <w:name w:val="Plain Table 5"/>
    <w:basedOn w:val="TableNormal"/>
    <w:uiPriority w:val="99"/>
    <w:rsid w:val="00E36794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Revision">
    <w:name w:val="Revision"/>
    <w:hidden/>
    <w:uiPriority w:val="99"/>
    <w:semiHidden/>
    <w:rsid w:val="00C04599"/>
    <w:pPr>
      <w:spacing w:after="0" w:line="240" w:lineRule="auto"/>
    </w:pPr>
    <w:rPr>
      <w:rFonts w:ascii="Arial" w:hAnsi="Arial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70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2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0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9381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9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82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26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8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64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84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39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7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0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7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07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2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8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7838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62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46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10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085898">
          <w:marLeft w:val="0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50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0804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93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68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4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7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79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4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9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77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4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9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25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54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92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55703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00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707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334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7707624">
                      <w:marLeft w:val="0"/>
                      <w:marRight w:val="0"/>
                      <w:marTop w:val="4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031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29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930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927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9251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2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1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0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95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96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6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3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5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20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6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12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692130">
          <w:marLeft w:val="0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63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79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5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22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5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91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53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26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92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87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274956">
          <w:marLeft w:val="0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037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38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41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766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262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479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7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120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023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199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510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3568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338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919132">
          <w:marLeft w:val="30"/>
          <w:marRight w:val="285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69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376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11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6629304">
                          <w:marLeft w:val="0"/>
                          <w:marRight w:val="0"/>
                          <w:marTop w:val="6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830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38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2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7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36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8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0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67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2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3919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736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3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1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409</Words>
  <Characters>2333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Mpumi Ekeke</cp:lastModifiedBy>
  <cp:revision>2</cp:revision>
  <cp:lastPrinted>2026-10-02T01:03:00Z</cp:lastPrinted>
  <dcterms:created xsi:type="dcterms:W3CDTF">2026-10-12T15:44:00Z</dcterms:created>
  <dcterms:modified xsi:type="dcterms:W3CDTF">2026-10-12T15:44:00Z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f51b4028-abc2-4d90-b17c-1f84e4eb7768</vt:lpwstr>
  </property>
</Properties>
</file>